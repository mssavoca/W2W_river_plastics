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6F41" w14:textId="717DAF08" w:rsidR="00A1071F" w:rsidRPr="0047587F" w:rsidRDefault="0047587F" w:rsidP="00B06503">
      <w:pPr>
        <w:rPr>
          <w:b/>
          <w:bCs/>
          <w:sz w:val="28"/>
          <w:szCs w:val="28"/>
        </w:rPr>
      </w:pPr>
      <w:r>
        <w:rPr>
          <w:b/>
          <w:bCs/>
          <w:sz w:val="28"/>
          <w:szCs w:val="28"/>
        </w:rPr>
        <w:t>Episodic river flow drives microplastic transport to Monterey Bay, California</w:t>
      </w:r>
    </w:p>
    <w:p w14:paraId="4F042A39" w14:textId="77777777" w:rsidR="0047587F" w:rsidRPr="00031FBE" w:rsidRDefault="0047587F" w:rsidP="00B06503"/>
    <w:p w14:paraId="5170086F" w14:textId="2268C9B0" w:rsidR="00A16690" w:rsidRPr="004D329A" w:rsidRDefault="00A16690" w:rsidP="00B06503">
      <w:r>
        <w:t>Matthew S. Savoca</w:t>
      </w:r>
      <w:r>
        <w:rPr>
          <w:vertAlign w:val="superscript"/>
        </w:rPr>
        <w:t>1,2</w:t>
      </w:r>
      <w:r>
        <w:t>, Pam Krone</w:t>
      </w:r>
      <w:r>
        <w:rPr>
          <w:vertAlign w:val="superscript"/>
        </w:rPr>
        <w:t>1</w:t>
      </w:r>
      <w:r>
        <w:t>, Rebecca Roberts</w:t>
      </w:r>
      <w:r>
        <w:rPr>
          <w:vertAlign w:val="superscript"/>
        </w:rPr>
        <w:t>1</w:t>
      </w:r>
      <w:r>
        <w:t xml:space="preserve">, Angela Anguiano</w:t>
      </w:r>
      <w:r>
        <w:rPr>
          <w:vertAlign w:val="superscript"/>
        </w:rPr>
        <w:t>3</w:t>
      </w:r>
      <w:r>
        <w:t xml:space="preserve">, Hazel Vaquero</w:t>
      </w:r>
      <w:r>
        <w:rPr>
          <w:vertAlign w:val="superscript"/>
        </w:rPr>
        <w:t>3</w:t>
      </w:r>
      <w:r>
        <w:t xml:space="preserve">, Scott Coffin</w:t>
      </w:r>
      <w:r>
        <w:rPr>
          <w:vertAlign w:val="superscript"/>
        </w:rPr>
        <w:t>4</w:t>
      </w:r>
      <w:r>
        <w:t xml:space="preserve">, Win Cowger</w:t>
      </w:r>
      <w:r>
        <w:rPr>
          <w:vertAlign w:val="superscript"/>
        </w:rPr>
        <w:t>3</w:t>
      </w:r>
    </w:p>
    <w:p w14:paraId="41FD322A" w14:textId="77777777" w:rsidR="00A16690" w:rsidRDefault="00A16690" w:rsidP="00B06503"/>
    <w:p w14:paraId="20942C1A" w14:textId="1E9F89CF" w:rsidR="00037369" w:rsidRPr="00037369" w:rsidRDefault="00037369" w:rsidP="00B06503">
      <w:pPr>
        <w:rPr>
          <w:b/>
          <w:bCs/>
        </w:rPr>
      </w:pPr>
      <w:r>
        <w:rPr>
          <w:b/>
          <w:bCs/>
        </w:rPr>
        <w:t>Affiliations</w:t>
      </w:r>
    </w:p>
    <w:p w14:paraId="15397117" w14:textId="70D06D04" w:rsidR="00037369" w:rsidRDefault="00037369" w:rsidP="00B06503">
      <w:pPr>
        <w:pStyle w:val="NormalWeb"/>
        <w:spacing w:before="0" w:beforeAutospacing="0" w:after="0" w:afterAutospacing="0"/>
        <w:rPr>
          <w:color w:val="000000" w:themeColor="text1"/>
        </w:rPr>
      </w:pPr>
      <w:r>
        <w:rPr>
          <w:color w:val="000000" w:themeColor="text1"/>
          <w:vertAlign w:val="superscript"/>
        </w:rPr>
        <w:t>1</w:t>
      </w:r>
      <w:r>
        <w:rPr>
          <w:color w:val="000000" w:themeColor="text1"/>
        </w:rPr>
        <w:t>California Marine Sanctuary Foundation, Monterey, CA, USA</w:t>
      </w:r>
    </w:p>
    <w:p w14:paraId="7C16ADE6" w14:textId="36C9585F" w:rsidR="00037369" w:rsidRPr="007D4413" w:rsidRDefault="00037369" w:rsidP="00B06503">
      <w:pPr>
        <w:pStyle w:val="NormalWeb"/>
        <w:spacing w:before="0" w:beforeAutospacing="0" w:after="0" w:afterAutospacing="0"/>
        <w:rPr>
          <w:color w:val="000000" w:themeColor="text1"/>
        </w:rPr>
      </w:pPr>
      <w:r>
        <w:rPr>
          <w:color w:val="000000" w:themeColor="text1"/>
          <w:vertAlign w:val="superscript"/>
        </w:rPr>
        <w:t>2</w:t>
      </w:r>
      <w:r>
        <w:rPr>
          <w:color w:val="000000" w:themeColor="text1"/>
        </w:rPr>
        <w:t>Hopkins Marine Station, Stanford University, Pacific Grove, CA, USA</w:t>
      </w:r>
    </w:p>
    <w:p w14:paraId="692C785D" w14:textId="23FAEDE5" w:rsidR="00037369" w:rsidRPr="00031FBE" w:rsidRDefault="00037369" w:rsidP="00B06503">
      <w:r>
        <w:rPr>
          <w:color w:val="000000" w:themeColor="text1"/>
          <w:vertAlign w:val="superscript"/>
        </w:rPr>
        <w:t>3</w:t>
      </w:r>
      <w:r>
        <w:rPr>
          <w:color w:val="000000" w:themeColor="text1"/>
        </w:rPr>
        <w:t xml:space="preserve">Moore Institute for Plastic Pollution Research, Long Beach, CA, USA</w:t>
        <w:br/>
      </w:r>
      <w:r>
        <w:rPr>
          <w:color w:val="000000" w:themeColor="text1"/>
          <w:vertAlign w:val="superscript"/>
        </w:rPr>
        <w:t>4</w:t>
      </w:r>
      <w:r>
        <w:rPr>
          <w:color w:val="000000" w:themeColor="text1"/>
        </w:rPr>
        <w:t xml:space="preserve">California Office of Environmental Health Hazard Assessment, Sacramento, CA, USA</w:t>
      </w:r>
    </w:p>
    <w:p w14:paraId="4FBF8411" w14:textId="77777777" w:rsidR="00FC69F6" w:rsidRDefault="00FC69F6" w:rsidP="00B06503"/>
    <w:p w14:paraId="375CB476" w14:textId="1DAD18F2" w:rsidR="00FC69F6" w:rsidRPr="00F53630" w:rsidRDefault="00FC69F6" w:rsidP="00B06503">
      <w:pPr>
        <w:rPr>
          <w:b/>
          <w:bCs/>
        </w:rPr>
      </w:pPr>
      <w:r>
        <w:rPr>
          <w:b/>
          <w:bCs/>
        </w:rPr>
        <w:t>Abstract</w:t>
      </w:r>
    </w:p>
    <w:p w14:paraId="7F1B26C9" w14:textId="65E805CC" w:rsidR="00F53630" w:rsidRPr="008A0C9E" w:rsidRDefault="001A0933" w:rsidP="0047587F">
      <w:pPr>
        <w:jc w:val="both"/>
        <w:rPr>
          <w:color w:val="000000" w:themeColor="text1"/>
        </w:rPr>
      </w:pPr>
      <w:r>
        <w:rPr>
          <w:color w:val="000000" w:themeColor="text1"/>
        </w:rPr>
        <w:t xml:space="preserve">Intermittent rivers may deliver microplastics to coastal oceans in concentrated pulses, yet their contribution to land-sea plastic transport remains poorly resolved, particularly for smaller particles. From 2023 to 2025, we sampled the four major rivers that empty into Monterey Bay – a large open-ocean bay on the U.S. west coast – collecting samples before, during, and after periods of heavy winter and spring rainfall. In a total of 11,400 L of river water, we identified 3,777 microplastics in the 50-500 µm fraction using </w:t>
      </w:r>
      <w:r>
        <w:rPr>
          <w:color w:val="000000" w:themeColor="text1"/>
        </w:rPr>
        <w:sym w:font="Symbol" w:char="F06D"/>
      </w:r>
      <w:commentRangeStart w:id="801"/>
      <w:r>
        <w:rPr>
          <w:color w:val="000000" w:themeColor="text1"/>
        </w:rPr>
        <w:t xml:space="preserve">FTIR, while an additional 237 putative microplastics were visually identified in the 500-5000 µm size fraction. Average concentration in the 50-500 µm fraction was 0.33 microplastics L⁻¹ and varied substantially through time but did not differ significantly among rivers, sampling seasons, or depths. While </w:t>
      </w:r>
      <w:commentRangeEnd w:id="801"/>
      <w:r>
        <w:rPr>
          <w:rStyle w:val="CommentReference"/>
        </w:rPr>
        <w:commentReference w:id="801"/>
      </w:r>
      <w:r>
        <w:rPr>
          <w:color w:val="000000" w:themeColor="text1"/>
        </w:rPr>
        <w:sym w:font="Symbol" w:char="F06D"/>
      </w:r>
      <w:r>
        <w:rPr>
          <w:color w:val="000000" w:themeColor="text1"/>
        </w:rPr>
        <w:t xml:space="preserve">FTIR analysis confirmed 23 different polymer types, over 84% were polypropylene (34.3%), polyamides (29.2%), polyethylene (12.1%), and polystyrene (8.8%). The first major storm of the 2023-2024 wet season transported an estimated ~10 billion 50-500 µm microplastics from the four rivers to coastal waters (25th–75th percentile concentration scenarios: 6.2–32.1 billion). </w:t>
      </w:r>
      <w:bookmarkStart w:id="0" w:name="_Hlk239677112"/>
      <w:r>
        <w:rPr>
          <w:color w:val="000000" w:themeColor="text1"/>
        </w:rPr>
        <w:t xml:space="preserve">Microplastic abundance increased steeply with decreasing size, and power-law size-distribution modeling yielded a </w:t>
      </w:r>
      <w:commentRangeStart w:id="1"/>
      <w:r>
        <w:rPr>
          <w:color w:val="000000" w:themeColor="text1"/>
        </w:rPr>
        <w:t xml:space="preserve">model-based  concentration</w:t>
      </w:r>
      <w:commentRangeEnd w:id="1"/>
      <w:r>
        <w:rPr>
          <w:rStyle w:val="CommentReference"/>
          <w:color w:val="000000" w:themeColor="text1"/>
          <w:sz w:val="24"/>
          <w:szCs w:val="24"/>
        </w:rPr>
        <w:commentReference w:id="1"/>
      </w:r>
      <w:r>
        <w:rPr>
          <w:color w:val="000000" w:themeColor="text1"/>
        </w:rPr>
        <w:t xml:space="preserve"> of </w:t>
      </w:r>
      <w:del w:id="90041" w:author="Claude" w:date="2026-10-14T12:00:00Z">
        <w:r>
          <w:rPr>
            <w:color w:val="000000" w:themeColor="text1"/>
          </w:rPr>
          <w:delText xml:space="preserve">approximately </w:delText>
        </w:r>
      </w:del>
      <w:del w:id="90042" w:author="Claude" w:date="2026-10-14T12:00:00Z">
        <w:r>
          <w:rPr>
            <w:rStyle w:val="Strong"/>
            <w:b w:val="0"/>
            <w:bCs w:val="0"/>
            <w:color w:val="000000" w:themeColor="text1"/>
          </w:rPr>
          <w:delText xml:space="preserve">600 particles L⁻¹ (slope-derived 95% CI: 460-790 particles L⁻¹)</w:delText>
        </w:r>
      </w:del>
      <w:ins w:id="90043" w:author="Claude" w:date="2026-10-14T12:00:00Z">
        <w:r>
          <w:rPr>
            <w:color w:val="000000" w:themeColor="text1"/>
          </w:rPr>
          <w:t xml:space="preserve">a median of approximately 110 particles L⁻¹ (river-specific power-law slopes; 190 particles L⁻¹ under a two-segment size distribution)</w:t>
        </w:r>
      </w:ins>
      <w:r>
        <w:rPr>
          <w:color w:val="000000" w:themeColor="text1"/>
        </w:rPr>
        <w:t xml:space="preserve"> </w:t>
      </w:r>
      <w:r>
        <w:rPr>
          <w:rStyle w:val="Strong"/>
          <w:b w:val="0"/>
          <w:bCs w:val="0"/>
          <w:color w:val="000000" w:themeColor="text1"/>
        </w:rPr>
        <w:t xml:space="preserve">across the full 1-5000 µm microplastic size range. </w:t>
      </w:r>
      <w:r>
        <w:rPr>
          <w:color w:val="000000" w:themeColor="text1"/>
        </w:rPr>
        <w:t xml:space="preserve">Together, these results identify episodic discharge and analytical size range as major controls on estimates of riverine microplastic delivery and suggest that conventional measurements capture only a small fraction of microplastics that may affect downstream coastal ecosystems.</w:t>
      </w:r>
      <w:bookmarkEnd w:id="0"/>
    </w:p>
    <w:p w14:paraId="0F1D9376" w14:textId="77777777" w:rsidR="00F53630" w:rsidRDefault="00F53630" w:rsidP="00B06503"/>
    <w:p w14:paraId="30E926BB" w14:textId="2CDD2BFF" w:rsidR="00FC69F6" w:rsidRPr="001E3FC3" w:rsidRDefault="00A1071F" w:rsidP="00B06503">
      <w:r>
        <w:rPr>
          <w:b/>
          <w:bCs/>
        </w:rPr>
        <w:t xml:space="preserve">Key words: </w:t>
      </w:r>
      <w:r>
        <w:t xml:space="preserve">Plastic pollution, microplastic, microfiber, flood, hydrology, land-to-sea transport, particle size distribution</w:t>
      </w:r>
    </w:p>
    <w:p w14:paraId="3590E3CC" w14:textId="77777777" w:rsidR="00F85482" w:rsidRDefault="00F85482" w:rsidP="00B06503">
      <w:pPr>
        <w:rPr>
          <w:b/>
          <w:bCs/>
        </w:rPr>
      </w:pPr>
    </w:p>
    <w:p w14:paraId="6252EE83" w14:textId="77777777" w:rsidR="00001BAB" w:rsidRDefault="00001BAB" w:rsidP="00B06503">
      <w:pPr>
        <w:rPr>
          <w:b/>
          <w:bCs/>
        </w:rPr>
      </w:pPr>
    </w:p>
    <w:p w14:paraId="4D77A9DD" w14:textId="752D34E3" w:rsidR="00F85482" w:rsidRPr="008A0C9E" w:rsidRDefault="001E3FC3" w:rsidP="00B06503">
      <w:pPr>
        <w:rPr>
          <w:b/>
          <w:bCs/>
        </w:rPr>
      </w:pPr>
      <w:r>
        <w:rPr>
          <w:b/>
          <w:bCs/>
        </w:rPr>
        <w:t>Synopsis:</w:t>
      </w:r>
    </w:p>
    <w:p w14:paraId="42D2C1BE" w14:textId="2FD892AF" w:rsidR="008A0C9E" w:rsidRPr="006A5232" w:rsidRDefault="008A0C9E" w:rsidP="006A5232">
      <w:r>
        <w:t>Storm-driven river discharge is a key control on microplastic flux to coastal waters, while abundant unresolved smaller particles may substantially increase the magnitude and biological impacts of these inputs.</w:t>
      </w:r>
    </w:p>
    <w:p w14:paraId="0E4572FF" w14:textId="77777777" w:rsidR="006A5232" w:rsidRDefault="006A5232">
      <w:pPr>
        <w:spacing w:after="160" w:line="278" w:lineRule="auto"/>
        <w:rPr>
          <w:b/>
          <w:bCs/>
        </w:rPr>
      </w:pPr>
      <w:r>
        <w:rPr>
          <w:b/>
          <w:bCs/>
        </w:rPr>
        <w:br w:type="page"/>
      </w:r>
    </w:p>
    <w:p w14:paraId="0DFBBF4E" w14:textId="6A27A72E" w:rsidR="00C551ED" w:rsidRDefault="00FA21AB" w:rsidP="00181D98">
      <w:pPr>
        <w:spacing w:line="480" w:lineRule="auto"/>
        <w:jc w:val="both"/>
        <w:rPr>
          <w:b/>
          <w:bCs/>
        </w:rPr>
      </w:pPr>
      <w:r>
        <w:rPr>
          <w:b/>
          <w:bCs/>
        </w:rPr>
        <w:lastRenderedPageBreak/>
        <w:t>Introduction</w:t>
      </w:r>
    </w:p>
    <w:p w14:paraId="52952480" w14:textId="2DFF95EA" w:rsidR="00C551ED" w:rsidRDefault="00FA21AB" w:rsidP="00181D98">
      <w:pPr>
        <w:spacing w:line="480" w:lineRule="auto"/>
        <w:ind w:firstLine="720"/>
        <w:jc w:val="both"/>
        <w:rPr>
          <w:b/>
          <w:bCs/>
        </w:rPr>
      </w:pPr>
      <w:r>
        <w:t xml:space="preserve">Plastic pollution is a defining environmental challenge of the Anthropocene, with microplastics (&lt; 5 mm) now detected in every major habitat on Earth, from alpine snowfields to deep-sea sediments</w:t>
        <w:fldChar w:fldCharType="begin"/>
        <w:instrText xml:space="preserve"> ADDIN ZOTERO_ITEM CSL_CITATION {"citationID":"25izPrw8","properties":{"formattedCitation":"\\super 1\\nosupersub{}","plainCitation":"1","noteIndex":0},"citationItems":[{"id":9661,"uris":["http://zotero.org/users/11732030/items/NFZIJYRN"],"itemData":{"id":9661,"type":"article-journal","abstract":"Twenty years after the first publication that used the term microplastic, we review current understanding, refine definitions, and consider future prospects. Microplastics arise from multiple sources, including tires, textiles, cosmetics, paint, and the fragmentation of larger items. They are widely distributed throughout the natural environment, with evidence of harm at multiple levels of biological organization. They are pervasive in food and drink and have been detected throughout the human body, with emerging evidence of negative effects. Environmental contamination could double by 2040, and wide-scale harm has been predicted. Public concern is increasing, and diverse measures to address microplastic pollution are being considered in international negotiations. Clear evidence on the efficacy of potential solutions is now needed to address the issue and to minimize the risks of unintended consequences.","container-title":"Science","DOI":"10.1126/science.adl2746","issue":"6720","page":"eadl2746","publisher":"American Association for the Advancement of Science","source":"www-science-org.stanford.idm.oclc.org (Atypon)","title":"Twenty years of microplastic pollution research—what have we learned?","volume":"386","author":[{"family":"Thompson","given":"Richard C."},{"family":"Courtene-Jones","given":"Winnie"},{"family":"Boucher","given":"Julien"},{"family":"Pahl","given":"Sabine"},{"family":"Raubenheimer","given":"Karen"},{"family":"Koelmans","given":"Albert A."}],"issued":{"date-parts":[["2024",9,19]]}}}],"schema":"https://github.com/citation-style-language/schema/raw/master/csl-citation.json"} </w:instrText>
        <w:fldChar w:fldCharType="separate"/>
      </w:r>
      <w:r>
        <w:rPr>
          <w:rFonts w:eastAsiaTheme="minorHAnsi"/>
          <w:vertAlign w:val="superscript"/>
          <w14:ligatures w14:val="standardContextual"/>
        </w:rPr>
        <w:t>1</w:t>
      </w:r>
      <w:r>
        <w:fldChar w:fldCharType="end"/>
        <w:t xml:space="preserve">. Despite this, the dominant pathways and processes governing the transport of plastics from land to the ocean remain poorly understood. Most plastics are neutrally or positively buoyant, enabling prolonged suspension in aquatic environments, exacerbating risks to aquatic wildlife and increasing the likelihood to be carried to distant waters and disparate ecosystems</w:t>
        <w:fldChar w:fldCharType="begin"/>
        <w:instrText xml:space="preserve"> ADDIN ZOTERO_ITEM CSL_CITATION {"citationID":"1sCeDog8","properties":{"formattedCitation":"\\super 2\\nosupersub{}","plainCitation":"2","noteIndex":0},"citationItems":[{"id":11419,"uris":["http://zotero.org/users/11732030/items/GY6SPEWY"],"itemData":{"id":11419,"type":"article-journal","abstract":"Concentrations of microplastics are both temporally and spatially variable in streamflow. Yet, an overwhelming number of published field studies do not target a range of flow conditions and fail to adequately capture particle transport within the full flow field. Since microplastic flux models rely on the representativeness of available data, current predictions of riverine exports contain substantial error. In an effort to capture more representative concentrations in streamflow, we implemented a flow-integrated fluvial monitoring program for microplastics within two channels draining an urbanized watershed in Southern California, USA. Concentrations ranged up to 5 orders of magnitude between low flow and stormflow conditions. Tire road wear particle concentrations were significantly higher for the stormwater control channel draining a smaller but more densely developed watershed. Additionally, we leveraged each site's hydrologic conditions and the physical characteristics of particles extracted from depth-integrated samples, in order to compare microplastic Rouse number distributions relative to transport mode. Results indicated that full wash load transport capable of encompassing all types of microplastics was not achieved at either site. Additionally, for the channel with the larger drainage area and less uniform cross-section, the proportion of microplastics transported as wash load was approximately 10–30% lower near the bank compared to the thalweg. The results of this study indicate the importance of considering flow field transport variability when designing fluvial microplastics studies to improve the accuracy of both monitoring and modeling efforts.","container-title":"Environmental Research","DOI":"10.1016/j.envres.2025.120908","ISSN":"0013-9351","journalAbbreviation":"Environmental Research","page":"120908","source":"ScienceDirect","title":"Microplastic characterization and transport mode — A flow-integrated approach to sampling urban waterways","volume":"269","author":[{"family":"Murphy-Hagan","given":"Clare"},{"family":"Gray","given":"Andrew B."},{"family":"Singh","given":"Samiksha"},{"family":"Hapich","given":"Hannah"},{"family":"Cowger","given":"Win"},{"family":"Seeley","given":"Meredith E."},{"family":"Waldschläger","given":"Kryss"}],"issued":{"date-parts":[["2025",3,15]]}}}],"schema":"https://github.com/citation-style-language/schema/raw/master/csl-citation.json"} </w:instrText>
        <w:fldChar w:fldCharType="separate"/>
      </w:r>
      <w:r>
        <w:rPr>
          <w:rFonts w:eastAsiaTheme="minorHAnsi"/>
          <w:vertAlign w:val="superscript"/>
          <w14:ligatures w14:val="standardContextual"/>
        </w:rPr>
        <w:t>2</w:t>
      </w:r>
      <w:r>
        <w:fldChar w:fldCharType="end"/>
        <w:t xml:space="preserve">. Rivers are a key pathway by which plastic pollution of all sizes reach the ocean</w:t>
        <w:fldChar w:fldCharType="begin"/>
        <w:instrText xml:space="preserve"> ADDIN ZOTERO_ITEM CSL_CITATION {"citationID":"Q7E4HX3k","properties":{"formattedCitation":"\\super 3\\uc0\\u8211{}6\\nosupersub{}","plainCitation":"3–6","noteIndex":0},"citationItems":[{"id":5288,"uris":["http://zotero.org/users/11732030/items/5XQSPJSA"],"itemData":{"id":5288,"type":"article-journal","abstract":"Rivers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id":11206,"uris":["http://zotero.org/users/11732030/items/6LH4FSD6"],"itemData":{"id":11206,"type":"article-journal","abstract":"A substantial fraction of marine plastic debris originates from land-based sources and rivers potentially act as a major transport pathway for all sizes of plastic debris. We analyzed a global compilation of data on plastic debris in the water column across a wide range of river sizes. Plastic debris loads, both microplastic (particles &lt;5 mm) and macroplastic (particles &gt;5 mm) are positively related to the mismanaged plastic waste (MMPW) generated in the river catchments. This relationship is nonlinear where large rivers with  population-rich catchments delivering a disproportionately higher fraction of MMPW into the sea. The 10 top-ranked rivers transport 88–95% of the global load into the sea. Using MMPW as a predictor we calculate the global plastic debris inputs form rivers into the sea to range between 0.41 and 4 × 106 t/y. Due to the limited amount of data high uncertainties were expected and ultimately confirmed. The empirical analysis to quantify plastic loads in rivers can be extended easily by additional potential predictors other than MMPW, for example, hydrological conditions.","container-title":"Environmental Science &amp; Technology","DOI":"10.1021/acs.est.7b02368","ISSN":"0013-936X","issue":"21","journalAbbreviation":"Environ. Sci. Technol.","page":"12246-12253","publisher":"American Chemical Society","source":"ACS Publications","title":"Export of Plastic Debris by Rivers into the Sea","volume":"51","author":[{"family":"Schmidt","given":"Christian"},{"family":"Krauth","given":"Tobias"},{"family":"Wagner","given":"Stephan"}],"issued":{"date-parts":[["2017",11,7]]}}},{"id":11189,"uris":["http://zotero.org/users/11732030/items/I7HQUQHB"],"itemData":{"id":11189,"type":"article-journal","abstract":"Seas are polluted with macro- (&gt;5 mm) and microplastics (&lt;5 mm). However, few studies account for both types when modeling water quality, thus limiting our understanding of the origin (e.g., basins) and sources of plastics. In this work, we model riverine macro- and microplastic exports to seas to identify their main sources in over ten thousand basins. We estimate that rivers export approximately 0.5 million tons of plastics per year worldwide. Microplastics are dominant in almost 40% of the basins in Europe, North America and Oceania, because of sewage effluents. Approximately 80% of the global population live in river basins where macroplastics are dominant because of mismanaged solid waste. These basins include many African and Asian rivers. In 10% of the basins, macro- and microplastics in seas (as mass) are equally important because of high sewage effluents and mismanaged solid waste production. Our results could be useful to prioritize reduction policies for plastics.","container-title":"Nature Communications","DOI":"10.1038/s41467-023-40501-9","ISSN":"2041-1723","issue":"1","journalAbbreviation":"Nat Commun","language":"en","license":"2023 The Author(s)","page":"4842","publisher":"Nature Publishing Group","source":"www-nature-com.stanford.idm.oclc.org","title":"River export of macro- and microplastics to seas by sources worldwide","volume":"14","author":[{"family":"Strokal","given":"Maryna"},{"family":"Vriend","given":"Paul"},{"family":"Bak","given":"Mirjam P."},{"family":"Kroeze","given":"Carolien"},{"family":"Wijnen","given":"Jikke","non-dropping-particle":"van"},{"family":"Emmerik","given":"Tim","non-dropping-particle":"van"}],"issued":{"date-parts":[["2023",8,10]]}}},{"id":11198,"uris":["http://zotero.org/users/11732030/items/QH2N7CDK"],"itemData":{"id":11198,"type":"article-journal","abstract":"Plastic pollution in the world’s rivers and ocean is increasingly threatening ecosystem health and human livelihood. In contrast to what is commonly assumed, most mismanaged plastic waste that enters the environment is not exported into the ocean. Rivers are therefore not only conduits but also reservoirs of plastic pollution. Plastic mobilization, transport and retention dynamics are influenced by hydrological processes and river catchment features (for example, land use, vegetation and river morphology). Increased river discharge has been associated with elevated plastic transport rates, although the exact relation between the two can vary over time and space. However, the precise role of an extreme discharge event on plastic transport is still unknown. Here we show that fluvial floods drive macroplastic (&gt;2.5 cm) transport (items h−1) and accumulation (items m−2) in river systems. We collected unique observational evidence during the July 2021 flood along the whole Dutch part of the Meuse. Plastic transport multiplied by a factor of over 100 compared with non-flood conditions (3.3 × 104 versus 2.3 × 102 items h−1). Over one-third of the modelled annual plastic item transport was estimated to occur within 6 days of extreme discharge. Between Maastricht and Ravenstein (291 km and 131 km from the river mouth), plastic transport during the flood period decreased by 90%, suggesting that the dispersal of plastic mobilized during the flood is limited due to the entrapment on riverbanks, in vegetation and on the floodplains. Plastic transport and accumulation on the riverbanks decreased significantly along the river, corroborating the river’s function as a plastic reservoir. Using new observational evidence, we demonstrate the crucial role of floods as drivers of plastic transport and accumulation in river systems. Floods amplify the mobilization of plastics, but the effects are local, and the river-scale dispersal is limited. We anticipate that our findings will serve as a starting point for improving global estimates of river plastic transport, retention and export into the sea. Moreover, our results provide essential insights for future large-scale and long-term quantitative assessments of river plastic pollution. Reliable observations and a fundamental understanding of plastic transport are key to designing effective prevention and reduction strategies.","container-title":"Nature Water","DOI":"10.1038/s44221-023-00092-7","ISSN":"2731-6084","issue":"6","journalAbbreviation":"Nat Water","language":"en","license":"2023 The Author(s)","page":"514-522","publisher":"Nature Publishing Group","source":"www.nature.com","title":"River plastic transport and deposition amplified by extreme flood","volume":"1","author":[{"family":"Emmerik","given":"Tim H. M.","non-dropping-particle":"van"},{"family":"Frings","given":"Roy M."},{"family":"Schreyers","given":"Louise J."},{"family":"Hauk","given":"Rahel"},{"family":"Lange","given":"Sjoukje I.","non-dropping-particle":"de"},{"family":"Mellink","given":"Yvette A. M."}],"issued":{"date-parts":[["2023",6]]}}}],"schema":"https://github.com/citation-style-language/schema/raw/master/csl-citation.json"} </w:instrText>
        <w:fldChar w:fldCharType="separate"/>
      </w:r>
      <w:r>
        <w:rPr>
          <w:rFonts w:eastAsiaTheme="minorHAnsi"/>
          <w:vertAlign w:val="superscript"/>
          <w14:ligatures w14:val="standardContextual"/>
        </w:rPr>
        <w:t>3–6</w:t>
      </w:r>
      <w:r>
        <w:fldChar w:fldCharType="end"/>
        <w:t xml:space="preserve">; however, microplastic concentrations – which ultimately influence their biological effects – in rivers vary by several orders of magnitude; some of this variability is inherent and some is the result of sample collection, processing, and analysis</w:t>
        <w:fldChar w:fldCharType="begin"/>
        <w:instrText xml:space="preserve"> ADDIN ZOTERO_ITEM CSL_CITATION {"citationID":"nHydIVWl","properties":{"formattedCitation":"\\super 7\\nosupersub{}","plainCitation":"7","noteIndex":0},"citationItems":[{"id":8973,"uris":["http://zotero.org/users/11732030/items/3WXM8ERL"],"itemData":{"id":8973,"type":"article-journal","container-title":"Science","language":"en","page":"107-111","source":"Zotero","title":"The missing ocean plastic sink: Gone with the rivers","volume":"373","author":[{"family":"Weiss","given":"Lisa"},{"family":"Ludwig","given":"Wolfgang"},{"family":"Heussner","given":"Serge"},{"family":"Canals","given":"Miquel"},{"family":"Ghiglione","given":"Jean-François"},{"family":"Estournel","given":"Claude"},{"family":"Constant","given":"Mel"},{"family":"Kerhervé","given":"Philippe"}],"issued":{"date-parts":[["2021"]]}}}],"schema":"https://github.com/citation-style-language/schema/raw/master/csl-citation.json"} </w:instrText>
        <w:fldChar w:fldCharType="separate"/>
      </w:r>
      <w:r>
        <w:rPr>
          <w:rFonts w:eastAsiaTheme="minorHAnsi"/>
          <w:vertAlign w:val="superscript"/>
          <w14:ligatures w14:val="standardContextual"/>
        </w:rPr>
        <w:t>7</w:t>
      </w:r>
      <w:r>
        <w:fldChar w:fldCharType="end"/>
        <w:t xml:space="preserve">. Resolving microplastic concentrations in rivers and their timing and flux to the sea is vital to understanding the threat of this contaminant to coastal communities and ecosystems.</w:t>
      </w:r>
    </w:p>
    <w:p w14:paraId="4BD8630C" w14:textId="52884C87" w:rsidR="006934B1" w:rsidRPr="006934B1" w:rsidRDefault="006B4CB9" w:rsidP="00181D98">
      <w:pPr>
        <w:spacing w:line="480" w:lineRule="auto"/>
        <w:ind w:firstLine="720"/>
        <w:jc w:val="both"/>
        <w:rPr>
          <w:b/>
          <w:bCs/>
        </w:rPr>
      </w:pPr>
      <w:r>
        <w:t>Global estimates of plastic transport from land to the ocean have changed considerably over the past decade. Early global models suggested that rivers transfer approximately 2-4 Mt of plastic to the ocean annually</w:t>
        <w:fldChar w:fldCharType="begin"/>
        <w:instrText xml:space="preserve"> ADDIN ZOTERO_ITEM CSL_CITATION {"citationID":"RnfqEvdf","properties":{"formattedCitation":"\\super 3,4\\nosupersub{}","plainCitation":"3,4","noteIndex":0},"citationItems":[{"id":5288,"uris":["http://zotero.org/users/11732030/items/5XQSPJSA"],"itemData":{"id":5288,"type":"article-journal","abstract":"Rivers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id":11206,"uris":["http://zotero.org/users/11732030/items/6LH4FSD6"],"itemData":{"id":11206,"type":"article-journal","abstract":"A substantial fraction of marine plastic debris originates from land-based sources and rivers potentially act as a major transport pathway for all sizes of plastic debris. We analyzed a global compilation of data on plastic debris in the water column across a wide range of river sizes. Plastic debris loads, both microplastic (particles &lt;5 mm) and macroplastic (particles &gt;5 mm) are positively related to the mismanaged plastic waste (MMPW) generated in the river catchments. This relationship is nonlinear where large rivers with  population-rich catchments delivering a disproportionately higher fraction of MMPW into the sea. The 10 top-ranked rivers transport 88–95% of the global load into the sea. Using MMPW as a predictor we calculate the global plastic debris inputs form rivers into the sea to range between 0.41 and 4 × 106 t/y. Due to the limited amount of data high uncertainties were expected and ultimately confirmed. The empirical analysis to quantify plastic loads in rivers can be extended easily by additional potential predictors other than MMPW, for example, hydrological conditions.","container-title":"Environmental Science &amp; Technology","DOI":"10.1021/acs.est.7b02368","ISSN":"0013-936X","issue":"21","journalAbbreviation":"Environ. Sci. Technol.","page":"12246-12253","publisher":"American Chemical Society","source":"ACS Publications","title":"Export of Plastic Debris by Rivers into the Sea","volume":"51","author":[{"family":"Schmidt","given":"Christian"},{"family":"Krauth","given":"Tobias"},{"family":"Wagner","given":"Stephan"}],"issued":{"date-parts":[["2017",11,7]]}}}],"schema":"https://github.com/citation-style-language/schema/raw/master/csl-citation.json"} </w:instrText>
        <w:fldChar w:fldCharType="separate"/>
      </w:r>
      <w:r>
        <w:rPr>
          <w:rFonts w:eastAsiaTheme="minorHAnsi"/>
          <w:vertAlign w:val="superscript"/>
          <w14:ligatures w14:val="standardContextual"/>
        </w:rPr>
        <w:t>3,4</w:t>
      </w:r>
      <w:r>
        <w:fldChar w:fldCharType="end"/>
        <w:t xml:space="preserve">.  These estimates are now thought to be biased high due to limited observations and simplifying assumptions. More recent efforts that incorporate improved waste management data, hydrology, and river networks estimate global riverine plastic emissions of approximately 0.5 Mt per year</w:t>
        <w:fldChar w:fldCharType="begin"/>
        <w:instrText xml:space="preserve"> ADDIN ZOTERO_ITEM CSL_CITATION {"citationID":"jOEJc4TD","properties":{"formattedCitation":"\\super 5\\nosupersub{}","plainCitation":"5","noteIndex":0},"citationItems":[{"id":11189,"uris":["http://zotero.org/users/11732030/items/I7HQUQHB"],"itemData":{"id":11189,"type":"article-journal","abstract":"Seas are polluted with macro- (&gt;5 mm) and microplastics (&lt;5 mm). However, few studies account for both types when modeling water quality, thus limiting our understanding of the origin (e.g., basins) and sources of plastics. In this work, we model riverine macro- and microplastic exports to seas to identify their main sources in over ten thousand basins. We estimate that rivers export approximately 0.5 million tons of plastics per year worldwide. Microplastics are dominant in almost 40% of the basins in Europe, North America and Oceania, because of sewage effluents. Approximately 80% of the global population live in river basins where macroplastics are dominant because of mismanaged solid waste. These basins include many African and Asian rivers. In 10% of the basins, macro- and microplastics in seas (as mass) are equally important because of high sewage effluents and mismanaged solid waste production. Our results could be useful to prioritize reduction policies for plastics.","container-title":"Nature Communications","DOI":"10.1038/s41467-023-40501-9","ISSN":"2041-1723","issue":"1","journalAbbreviation":"Nat Commun","language":"en","license":"2023 The Author(s)","page":"4842","publisher":"Nature Publishing Group","source":"www-nature-com.stanford.idm.oclc.org","title":"River export of macro- and microplastics to seas by sources worldwide","volume":"14","author":[{"family":"Strokal","given":"Maryna"},{"family":"Vriend","given":"Paul"},{"family":"Bak","given":"Mirjam P."},{"family":"Kroeze","given":"Carolien"},{"family":"Wijnen","given":"Jikke","non-dropping-particle":"van"},{"family":"Emmerik","given":"Tim","non-dropping-particle":"van"}],"issued":{"date-parts":[["2023",8,10]]}}}],"schema":"https://github.com/citation-style-language/schema/raw/master/csl-citation.json"} </w:instrText>
        <w:fldChar w:fldCharType="separate"/>
      </w:r>
      <w:r>
        <w:rPr>
          <w:rFonts w:eastAsiaTheme="minorHAnsi"/>
          <w:vertAlign w:val="superscript"/>
          <w14:ligatures w14:val="standardContextual"/>
        </w:rPr>
        <w:t>5</w:t>
      </w:r>
      <w:r>
        <w:fldChar w:fldCharType="end"/>
        <w:t xml:space="preserve">. In parallel, the spatial attribution of riverine plastic emissions has shifted from a paradigm dominated by a small number of large rivers to one in which plastic export is far more diffuse. Initially, only two dozen major rivers were considered dominant contributors</w:t>
        <w:fldChar w:fldCharType="begin"/>
        <w:instrText xml:space="preserve"> ADDIN ZOTERO_ITEM CSL_CITATION {"citationID":"ir4UH37p","properties":{"formattedCitation":"\\super 3\\nosupersub{}","plainCitation":"3","noteIndex":0},"citationItems":[{"id":5288,"uris":["http://zotero.org/users/11732030/items/5XQSPJSA"],"itemData":{"id":5288,"type":"article-journal","abstract":"Rivers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Willem"},{"family":"Slat","given":"Boyan"},{"family":"Andrady","given":"Anthony"},{"family":"Reisser","given":"Julia"}],"issued":{"date-parts":[["2017"]]}}}],"schema":"https://github.com/citation-style-language/schema/raw/master/csl-citation.json"} </w:instrText>
        <w:fldChar w:fldCharType="separate"/>
      </w:r>
      <w:r>
        <w:rPr>
          <w:rFonts w:eastAsiaTheme="minorHAnsi"/>
          <w:vertAlign w:val="superscript"/>
          <w14:ligatures w14:val="standardContextual"/>
        </w:rPr>
        <w:t>3</w:t>
      </w:r>
      <w:r>
        <w:fldChar w:fldCharType="end"/>
        <w:t xml:space="preserve">, but updated analyses have found that more than 1,000 rivers worldwide may each contribute meaningfully to global plastic emissions</w:t>
        <w:fldChar w:fldCharType="begin"/>
        <w:instrText xml:space="preserve"> ADDIN ZOTERO_ITEM CSL_CITATION {"citationID":"C8DaG97v","properties":{"formattedCitation":"\\super 8\\nosupersub{}","plainCitation":"8","noteIndex":0},"citationItems":[{"id":11191,"uris":["http://zotero.org/users/11732030/items/T32L5DEN"],"itemData":{"id":11191,"type":"article-journal","abstract":"Plastic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Advances","DOI":"10.1126/sciadv.aaz5803","issue":"18","page":"eaaz5803","publisher":"American Association for the Advancement of Science","source":"www-science-org.stanford.idm.oclc.org (Atypon)","title":"More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der"},{"family":"Schmidt","given":"Christian"},{"family":"Lebreton","given":"Laurent"}],"issued":{"date-parts":[["2021",4,30]]}}}],"schema":"https://github.com/citation-style-language/schema/raw/master/csl-citation.json"} </w:instrText>
        <w:fldChar w:fldCharType="separate"/>
      </w:r>
      <w:r>
        <w:rPr>
          <w:rFonts w:eastAsiaTheme="minorHAnsi"/>
          <w:vertAlign w:val="superscript"/>
          <w14:ligatures w14:val="standardContextual"/>
        </w:rPr>
        <w:t>8</w:t>
      </w:r>
      <w:r>
        <w:fldChar w:fldCharType="end"/>
        <w:t xml:space="preserve">. </w:t>
      </w:r>
    </w:p>
    <w:p w14:paraId="41362ECF" w14:textId="574EEB93" w:rsidR="007B7530" w:rsidRDefault="006934B1" w:rsidP="00181D98">
      <w:pPr>
        <w:spacing w:line="480" w:lineRule="auto"/>
        <w:ind w:firstLine="720"/>
        <w:jc w:val="both"/>
        <w:rPr>
          <w:lang w:val="es-ES"/>
        </w:rPr>
      </w:pPr>
      <w:r>
        <w:lastRenderedPageBreak/>
        <w:t xml:space="preserve">While initial estimates tended to focus on macroplastics</w:t>
        <w:fldChar w:fldCharType="begin"/>
        <w:instrText xml:space="preserve"> ADDIN ZOTERO_ITEM CSL_CITATION {"citationID":"OFOrWEWl","properties":{"formattedCitation":"\\super 3,9,10\\nosupersub{}","plainCitation":"3,9,10","noteIndex":0},"citationItems":[{"id":11422,"uris":["http://zotero.org/users/11732030/items/H4V2CPB4"],"itemData":{"id":11422,"type":"article-journal","abstract":"Study region\nThe Santa Ana River middle reach, a small coastal urban catchment in Southern California, USA experiences a Mediterranean climate and lowflows dominated by wastewater effluent.\nStudy focus\nRiver macroplastic flux can inform watershed management of plastic pollution. However, continuous macroplastic monitoring is not possible, so concentrations must be predicted during unobserved periods. We monitored macroplastic concentration and aimed to improve macroplastic flux estimation using strategies commonly employed in estimating mineral sediment flux.\nNew hydrological insights for the region\nFloating macroplastic size distributions were statistically equivalent between lowflow and stormflow samples – evidence that channel processes controlled macroplastic size distribution or macroplastic size distributions outside the channel were the same as inside. Concentrations fell during the falling limb of one hydrograph and rose during the rising limb of another hydrograph. A generalized additive model (GAM) revealed that macroplastic concentration increased in response to small discharge increases but decreased for the largest discharges. Macroplasitc depletion (relative to discharge) occurs at high flow magnitudes or during the falling limb. The annual mass flux of floating macroplastic was 27.4 (2.8–84.8) tonnes1yr−1 or 18.2 (2.9–222.2) tonnes1yr−1 as predicted using mean concentration or the GAM, respectively. With little data, the mean concentration approach may be appropriate but likely underestimates uncertainty – which will require extensive monitoring to reduce.","container-title":"Journal of Hydrology: Regional Studies","DOI":"10.1016/j.ejrh.2022.101264","ISSN":"2214-5818","journalAbbreviation":"Journal of Hydrology: Regional Studies","page":"101264","source":"ScienceDirect","title":"Estimating floating macroplastic flux in the Santa Ana River, California","volume":"44","author":[{"family":"Cowger","given":"Win"},{"family":"Gray","given":"Andrew"},{"family":"Brownlee","given":"Stanley"},{"family":"Hapich","given":"Hannah"},{"family":"Deshpande","given":"Ashok"},{"family":"Waldschläger","given":"Kryss"}],"issued":{"date-parts":[["2022",12,1]]}}},{"id":5288,"uris":["http://zotero.org/users/11732030/items/5XQSPJSA"],"itemData":{"id":5288,"type":"article-journal","abstract":"Rivers provide a major pathway for ocean plastic waste, but effective mitigation is dependent on a quantification of active sources. Here, the authors present a global model of riverine plastic inputs, and estimate annual plastic waste of almost 2.5 million tonnes, with 86% sourced from Asia.","container-title":"Nature Communications","DOI":"10.1038/ncomms15611","ISSN":"20411723","note":"ISBN: 2041-1723","page":"15611","PMID":"28589961","publisher":"Nature Publishing Group","title":"River plastic emissions to the world's oceans","volume":"8","author":[{"family":"Lebreton","given":"Laurent C.M."},{"family":"Van Der Zwet","given":"Joost"},{"family":"Damsteeg","given":"Jan Willem"},{"family":"Slat","given":"Boyan"},{"family":"Andrady","given":"Anthony"},{"family":"Reisser","given":"Julia"}],"issued":{"date-parts":[["2017"]]}},"locator":"201"},{"id":11425,"uris":["http://zotero.org/users/11732030/items/N8LVK53V"],"itemData":{"id":11425,"type":"article-journal","abstract":"Land-based macroplastic is considered one of the major sources of marine plastic debris. However, estimations of plastic emission from rivers into the oceans remain scarce and uncertain, mainly due to a severe lack of standardized observations. To properly assess global plastic fluxes, detailed information on spatiotemporal variation in river plastic quantities and composition are urgently needed. In this paper, we present a new methodology to characterize riverine macroplastic dynamics. The proposed methodology was applied to estimate the plastic emission from the Saigon River, Vietnam. During a two-week period, hourly cross-sectional profiles of plastic transport were made across the river width. Simultaneously, sub-hourly samples were taken to determine the weight, size and composition of riverine macroplastics (&gt;5cm). Finally, extrapolation of the observations based on available hydrological data yielded new estimates of daily, monthly and annual macroplastic emission into the ocean. Our results suggest that plastic emissions from the Saigon River are up to 4 times higher than previously estimated. Importantly, our flexible methodology can be adapted to local hydrological circumstances and data availability, thus enabling a consistent characterization of macroplastic dynamics in rivers worldwide. Such data will provide crucial knowledge for the optimization of future mediation and recycling efforts.","container-title":"Frontiers in Marine Science","DOI":"10.3389/fmars.2018.00372","ISSN":"2296-7745","journalAbbreviation":"Front. Mar. Sci.","language":"English","page":"00372","publisher":"Frontiers","source":"Frontiers","title":"A Methodology to Characterize Riverine Macroplastic Emission Into the Ocean","volume":"5","author":[{"family":"Emmerik","given":"Tim","non-dropping-particle":"van"},{"family":"Kieu-Le","given":"Thuy-Chung"},{"family":"Loozen","given":"Michelle"},{"family":"Oeveren","given":"Kees","non-dropping-particle":"van"},{"family":"Strady","given":"Emilie"},{"family":"Bui","given":"Xuan-Thanh"},{"family":"Egger","given":"Matthias"},{"family":"Gasperi","given":"Johnny"},{"family":"Lebreton","given":"Laurent"},{"family":"Nguyen","given":"Phuoc-Dan"},{"family":"Schwarz","given":"Anna"},{"family":"Slat","given":"Boyan"},{"family":"Tassin","given":"Bruno"}],"issued":{"date-parts":[["2018"]]}},"locator":"201"}],"schema":"https://github.com/citation-style-language/schema/raw/master/csl-citation.json"} </w:instrText>
        <w:fldChar w:fldCharType="separate"/>
      </w:r>
      <w:r>
        <w:rPr>
          <w:rFonts w:eastAsiaTheme="minorHAnsi"/>
          <w:vertAlign w:val="superscript"/>
          <w14:ligatures w14:val="standardContextual"/>
        </w:rPr>
        <w:t>3,9,10</w:t>
      </w:r>
      <w:r>
        <w:fldChar w:fldCharType="end"/>
        <w:t>, the past five years, have seen rapid growth in studies quantifying microplastic concentrations and fluxes in rivers. These studies reveal that river microplastic transport is strongly mediated by hydrology, varying dramatically over time in response to discharge, seasonality, and storm events</w:t>
        <w:fldChar w:fldCharType="begin"/>
        <w:instrText xml:space="preserve"> ADDIN ZOTERO_ITEM CSL_CITATION {"citationID":"5T03wRCM","properties":{"formattedCitation":"\\super 11\\uc0\\u8211{}14\\nosupersub{}","plainCitation":"11–14","noteIndex":0},"citationItems":[{"id":11196,"uris":["http://zotero.org/users/11732030/items/BNKAMP5C"],"itemData":{"id":11196,"type":"article-journal","abstract":"Effluent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T."}],"issued":{"date-parts":[["2021",9,1]]}}},{"id":11216,"uris":["http://zotero.org/users/11732030/items/SC39EK74"],"itemData":{"id":11216,"type":"article-journal","abstract":"Due to smaller particle size (0.1 µm–5 mm), non-biodegradable or slowly degradable nature, and high accumulation capacity in the environment, microplastics are becoming a cause of concern throughout the globe. The abundance and distribution of microplastics in aquatic compartments are strongly influenced by various natural and anthropogenic variables. Hydrodynamic conditions like flood events, caused due to extreme precipitation, accelerate the transport and settlement of microplastics in freshwater bodies. This review highlights the current literature which focuses on the effect of flooding on microplastic abundance, characterization, and distribution in freshwater environments worldwide. However, only limited research papers are identified through focused literature search, as this area of research is relatively new. Most of the studies reported increased and decreased abundance of microplastics in water and sediment samples, respectively, during post-flooding period with the exception of few studies. We also evaluate the post-flooding abundances of different morphological shape and polymer type of microplastics. Fragments, fibers, beads, and film were the most frequently reported microplastic shape and polystyrene, and polyethylene was the dominant polymer type found in freshwater environments. Future research should focus on more advanced techniques to understand microplastic fluxes under flood condition and the dominance of various natural and human-induced factors over one another in determining microplastic abundance. This will further enhance to mitigate microplastic pollution in freshwater environments.","container-title":"Environmental Science and Pollution Research","DOI":"10.1007/s11356-023-30819-8","ISSN":"1614-7499","issue":"56","journalAbbreviation":"Environ Sci Pollut Res","language":"en","page":"118175-118191","source":"DOI.org (Crossref)","title":"Impact of flooding on microplastic abundance and distribution in freshwater environment: a review","title-short":"Impact of flooding on microplastic abundance and distribution in freshwater environment","volume":"30","author":[{"family":"Lahon","given":"Jigyashree"},{"family":"Handique","given":"Sumi"}],"issued":{"date-parts":[["2023",11,8]]}}},{"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11213,"uris":["http://zotero.org/users/11732030/items/58VV5RR4"],"itemData":{"id":11213,"type":"article-journal","container-title":"Science of The Total Environment","DOI":"10.1016/j.scitotenv.2021.150123","ISSN":"00489697","journalAbbreviation":"Science of The Total Environment","language":"en","page":"150123","source":"DOI.org (Crossref)","title":"Microplastic and microfiber fluxes in the Seine River: Flood events versus dry periods","title-short":"Microplastic and microfiber fluxes in the Seine River","volume":"805","author":[{"family":"Treilles","given":"Robin"},{"family":"Gasperi","given":"Johnny"},{"family":"Tramoy","given":"Romain"},{"family":"Dris","given":"Rachid"},{"family":"Gallard","given":"Anaïs"},{"family":"Partibane","given":"Chandirane"},{"family":"Tassin","given":"Bruno"}],"issued":{"date-parts":[["2022",1]]}}}],"schema":"https://github.com/citation-style-language/schema/raw/master/csl-citation.json"} </w:instrText>
        <w:fldChar w:fldCharType="separate"/>
      </w:r>
      <w:r>
        <w:rPr>
          <w:rFonts w:eastAsiaTheme="minorHAnsi"/>
          <w:vertAlign w:val="superscript"/>
          <w14:ligatures w14:val="standardContextual"/>
        </w:rPr>
        <w:t>11–14</w:t>
      </w:r>
      <w:r>
        <w:fldChar w:fldCharType="end"/>
        <w:t>. However, the strongest determinant of microplastic concentrations is often human population density</w:t>
        <w:fldChar w:fldCharType="begin"/>
        <w:instrText xml:space="preserve"> ADDIN ZOTERO_ITEM CSL_CITATION {"citationID":"tHlDm6dp","properties":{"unsorted":false,"formattedCitation":"\\super 15\\uc0\\u8211{}17\\nosupersub{}","plainCitation":"15–17","noteIndex":0},"citationItems":[{"id":11716,"uris":["http://zotero.org/users/11732030/items/UDXS8LWJ"],"itemData":{"id":11716,"type":"article-journal","abstract":"Microplastics (MPs) have been recognized as one of the most ubiquitous environmental pollutants globally. They have been found in all ecosystems studied to date, threatening biological diversity, ecosystem functioning and human health. The present study aimed to elucidate the environmental and anthropogenic drivers of MP dynamics in the whole catchment of the Biobío river, one of the largest rivers in South America. MP concentration and characteristics were analysed in 18 sites subjected to different sources of pollution and other human-related impacts. The sampling sites were classified in relation to altitudinal zones (highland, midland and lowland) and ecosystem types (fluvial and reservoir), and different water and territorial environmental variables were further collated and considered for analysis. Seven types of microplastic polymers were identified in the samples analysed, with a catchment mean (±SE) MP concentration of 22 ± 0.4 particles m 3, and MP presence being significantly higher in lowlands (26 ± 2 particle m 3) and in reservoirs (42 ± 14 particle m 3). The most abundant type of MP was fragments (84%), with a mean concentration of 37 ± 6 particles m 3. Overall, MP concentrations were low compared to those found in other studies, with a strong influence of human population size.","container-title":"Environmental Research","DOI":"10.1016/j.envres.2022.112808","ISSN":"00139351","journalAbbreviation":"Environmental Research","language":"en","page":"112808","source":"DOI.org (Crossref)","title":"Microplastic concentration, distribution and dynamics along one of the largest Mediterranean-climate rivers: A whole watershed approach.","title-short":"Microplastic concentration, distribution and dynamics along one of the largest Mediterranean-climate rivers","volume":"209","author":[{"family":"Correa-Araneda","given":"Francisco"},{"family":"Pérez","given":"Javier"},{"family":"Tonin","given":"Alan M."},{"family":"Esse","given":"Carlos"},{"family":"Boyero","given":"Luz"},{"family":"Díaz","given":"María Elisa"},{"family":"Figueroa","given":"Ricardo"},{"family":"Santander-Massa","given":"Rodrigo"},{"family":"Cornejo","given":"Aydeé"},{"family":"Link","given":"Oscar"},{"family":"Jorquera","given":"Erika"},{"family":"Urbina","given":"Mauricio A."}],"issued":{"date-parts":[["2022",6]]}}},{"id":11709,"uris":["http://zotero.org/users/11732030/items/PNCJ9EU6"],"itemData":{"id":11709,"type":"article-journal","abstract":"Microplastics are ubiquitous and affect all environments, including rivers. In recent years the number of studies about microplastics in rivers has strongly increased. But still many questions exist regarding sources, pathways, and the role of land use patterns. In this study the relationship between microplastics abundance and anthropogenic factors (population density, urbanization, land use types), as well as the potential role of storm sewers as pathways in tributaries of the Wu River in Taichung, central Taiwan, were studied. Two river catchments of the Dali River were studied in greater detail to investigate the influence of land use on microplastics abundance along an urban-rural gradient, and to observe the change of microplastics abundance in the transition from rural to urban areas. Samples were taken from 41 different locations in urban and rural areas using a manta net with a mesh size of 0.3 mm. Results show abundances ranging from 0 pcs/m³ in unpopulated rural areas up to 230 pcs/m³ in densely populated urban centers, and are positively correlated with population density. Remarkably, a sharp increase in microplastics abundance was observed at the transition from rural to urban areas, which coincides with the appearance of storm sewers. Land use analysis revealed that microplastics abundance positively correlates with the size of industrial, residential and traffic areas in the catchment areas, and negatively correlates with the size of forest areas. Source areas for microplastics in the studied rivers are likely residential and commercial areas. Furthermore, the results of this study show that correlations between microplastics abundances and population density or land use patterns along urban-rural gradients are not trivial. Strength of correlations can depend on local factors or how well urban-rural gradients are developed. Absence of correlations need to be considered carefully, as existing correlations might be masked by the above-mentioned factors.","container-title":"Environmental Pollution","DOI":"10.1016/j.envpol.2023.121096","ISSN":"0269-7491","journalAbbreviation":"Environmental Pollution","page":"121096","source":"ScienceDirect","title":"Microplastics in rivers along an urban-rural gradient in an urban agglomeration: Correlation with land use, potential sources and pathways","title-short":"Microplastics in rivers along an urban-rural gradient in an urban agglomeration","volume":"321","author":[{"family":"Kunz","given":"Alexander"},{"family":"Schneider","given":"Falk"},{"family":"Anthony","given":"Nixon"},{"family":"Lin","given":"Hsin-Tien"}],"issued":{"date-parts":[["2023",3,15]]}}},{"id":11712,"uris":["http://zotero.org/users/11732030/items/BZWAUVGR"],"itemData":{"id":11712,"type":"article-journal","abstract":"Microplastics have been found everywhere and caused most signiﬁcant pollution on earth, especially to the marine environment. However, microplastic pollution of marine environment is rarely studied based on the watershed-estuary-offshore system. In this study, a technical analysis framework of source-sink process of microplastics has been proposed based on watershed-estuary-offshore system. The impacts of human activities and hydrologic conditions on the microplastic distribution patterns in the sediments of Laizhou Bay were investigated. It is found that the river input from watershed to estuary is the main pathway for the microplastics in coastal areas to enter the sea. Population clusters, such as cities, towns and rural areas are increasingly important microplastic emission hotspots in the Laizhou Bay. Social and economic activities, productions and lifestyles in the watershed area have significant impacts on the distribution of microplastics, and the urbanization intensifies the process. A microplastic unit source-concentration response matrix model is established to simulate the transport of microplastics in the Laizhou Bay, which further confirm that river inputs are an important source of microplastics in the watershed-estuary-offshore system. It can also be concluded that the concentration of microplastics in river sediment is mainly affected by the natural conditions of the upstream watershed, the scale of human activities and the level of urbanization.","container-title":"Journal of Cleaner Production","DOI":"10.1016/j.jclepro.2022.130612","ISSN":"0959-6526","journalAbbreviation":"Journal of Cleaner Production","page":"130612","source":"ScienceDirect","title":"Source-sink process of microplastics in watershed-estuary-offshore system","volume":"338","author":[{"family":"Shi","given":"Honghua"},{"family":"Yu","given":"Deliang"},{"family":"Yin","given":"Liting"},{"family":"Sui","given":"Yadong"},{"family":"Liu","given":"Yongzhi"},{"family":"Qiao","given":"Shuqing"},{"family":"Wang","given":"Weimin"},{"family":"Zheng","given":"Wei"},{"family":"Ding","given":"Dewen"}],"issued":{"date-parts":[["2022",3,1]]}}}],"schema":"https://github.com/citation-style-language/schema/raw/master/csl-citation.json"} </w:instrText>
        <w:fldChar w:fldCharType="separate"/>
      </w:r>
      <w:r>
        <w:rPr>
          <w:rFonts w:eastAsiaTheme="minorHAnsi"/>
          <w:vertAlign w:val="superscript"/>
          <w14:ligatures w14:val="standardContextual"/>
        </w:rPr>
        <w:t>15–17</w:t>
      </w:r>
      <w:r>
        <w:fldChar w:fldCharType="end"/>
      </w:r>
      <w:r>
        <w:rPr>
          <w:lang w:val="es-ES"/>
        </w:rPr>
        <w:t>.</w:t>
      </w:r>
      <w:r>
        <w:t xml:space="preserve"> Importantly, river systems differ widely in flow regimes: some rivers are perennial, others ephemeral, and many – particularly in Mediterranean-climate regions – are intermittent, flowing seasonally or episodically in response to heavy precipitation. These hydrologic differences influence when, how, and in what quantities microplastics are mobilized and exported to downstream environments</w:t>
        <w:fldChar w:fldCharType="begin"/>
        <w:instrText xml:space="preserve"> ADDIN ZOTERO_ITEM CSL_CITATION {"citationID":"Kn3XO2iy","properties":{"unsorted":false,"formattedCitation":"\\super 11,14,18,19\\nosupersub{}","plainCitation":"11,14,18,19","noteIndex":0},"citationItems":[{"id":11196,"uris":["http://zotero.org/users/11732030/items/BNKAMP5C"],"itemData":{"id":11196,"type":"article-journal","abstract":"Effluent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T."}],"issued":{"date-parts":[["2021",9,1]]}}},{"id":11217,"uris":["http://zotero.org/users/11732030/items/69QX5LS5"],"itemData":{"id":11217,"type":"article-journal","abstract":"Rivers are recognized as major unilateral pathways of microplastic transport between terrestrial and marine ecosystems, yet our understanding of their...","container-title":"Microplastics","DOI":"10.3390/microplastics4010009","ISSN":"2673-8929","issue":"1","language":"en","license":"http://creativecommons.org/licenses/by/3.0/","note":"Company: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Institute","publisher":"publisher","source":"www.mdpi.com","title":"Spatial–Temporal Characterization of Microplastics in the Surface Water of an Urban Ephemeral River","URL":"https://www.mdpi.com/2673-8929/4/1/9","volume":"4","author":[{"family":"Felton","given":"Andre"},{"family":"Farner","given":"Salem"},{"family":"Day","given":"Logan"},{"family":"Gibbs-Huerta","given":"Sue Ellen"},{"family":"Zamarripa","given":"Briaunna"},{"family":"Hutchinson","given":"Jeffrey"},{"family":"Felton","given":"Andre"},{"family":"Farner","given":"Salem"},{"family":"Day","given":"Logan"},{"family":"Gibbs-Huerta","given":"Sue Ellen"},{"family":"Zamarripa","given":"Briaunna"},{"family":"Hutchinson","given":"Jeffrey"}],"accessed":{"date-parts":[["2026",1,4]]},"issued":{"date-parts":[["2025",2,13]]}}},{"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J."}],"issued":{"date-parts":[["2018"]]}}},{"id":11213,"uris":["http://zotero.org/users/11732030/items/58VV5RR4"],"itemData":{"id":11213,"type":"article-journal","container-title":"Science of The Total Environment","DOI":"10.1016/j.scitotenv.2021.150123","ISSN":"00489697","journalAbbreviation":"Science of The Total Environment","language":"en","page":"150123","source":"DOI.org (Crossref)","title":"Microplastic and microfiber fluxes in the Seine River: Flood events versus dry periods","title-short":"Microplastic and microfiber fluxes in the Seine River","volume":"805","author":[{"family":"Treilles","given":"Robin"},{"family":"Gasperi","given":"Johnny"},{"family":"Tramoy","given":"Romain"},{"family":"Dris","given":"Rachid"},{"family":"Gallard","given":"Anaïs"},{"family":"Partibane","given":"Chandirane"},{"family":"Tassin","given":"Bruno"}],"issued":{"date-parts":[["2022",1]]}}}],"schema":"https://github.com/citation-style-language/schema/raw/master/csl-citation.json"} </w:instrText>
        <w:fldChar w:fldCharType="separate"/>
      </w:r>
      <w:r>
        <w:rPr>
          <w:rFonts w:eastAsiaTheme="minorHAnsi"/>
          <w:vertAlign w:val="superscript"/>
          <w14:ligatures w14:val="standardContextual"/>
        </w:rPr>
        <w:t>11,14,18,19</w:t>
      </w:r>
      <w:r>
        <w:fldChar w:fldCharType="end"/>
      </w:r>
      <w:r>
        <w:rPr>
          <w:lang w:val="es-ES"/>
        </w:rPr>
        <w:t>.</w:t>
      </w:r>
    </w:p>
    <w:p w14:paraId="6AD6BF42" w14:textId="67F57ED4" w:rsidR="008A0C9E" w:rsidRPr="003D2A38" w:rsidRDefault="008A0C9E" w:rsidP="00181D98">
      <w:pPr>
        <w:spacing w:line="480" w:lineRule="auto"/>
        <w:ind w:firstLine="720"/>
        <w:jc w:val="both"/>
        <w:rPr>
          <w:b/>
          <w:bCs/>
        </w:rPr>
      </w:pPr>
      <w:r>
        <w:t>An additional source of variability in reported microplastic concentrations is the particle-size range captured by different sampling and analytical approaches. Environmental microplastic abundance generally increases nonlinearly with decreasing particle size, such that measurements using coarse meshes can exclude a numerically dominant fraction of smaller particles</w:t>
        <w:fldChar w:fldCharType="begin"/>
        <w:instrText xml:space="preserve"> ADDIN ZOTERO_ITEM CSL_CITATION {"citationID":"9wfbSi8u","properties":{"unsorted":false,"formattedCitation":"\\super 20\\uc0\\u8211{}25\\nosupersub{}","plainCitation":"20–25","noteIndex":0},"citationItems":[{"id":3789,"uris":["http://zotero.org/users/11732030/items/M9XIXA2Z"],"itemData":{"id":3789,"type":"article-journal","container-title":"Marine Pollution Bulletin","DOI":"10.1016/j.marpolbul.2015.04.054","page":"304–312","publisher":"Elsevier Ltd","title":"Marine neustonic microplastics around the southeastern coast of Korea","volume":"96","author":[{"family":"Kang","given":"Jung-hoon"},{"family":"Youn","given":"Oh"},{"family":"Lee","given":"Kyun-woo"},{"family":"Kyoung","given":"Young"},{"family":"Joon","given":"Won"}],"issued":{"date-parts":[["2015"]]}}},{"id":3309,"uris":["http://zotero.org/users/11732030/items/NVRGQCEN"],"itemData":{"id":3309,"type":"article-journal","container-title":"Environmental Pollution","DOI":"10.1016/j.envpol.2020.114721","ISSN":"0269-7491","page":"114721","publisher":"Elsevier Ltd","title":"Are we underestimating microplastic abundance in the marine environment? A comparison of microplastic capture with nets of different mesh-size","volume":"265","author":[{"family":"Lindeque","given":"Penelope K"},{"family":"Cole","given":"Matthew"},{"family":"Coppock","given":"Rachel L"},{"family":"Lewis","given":"Ceri N"},{"family":"Miller","given":"Rachael Z"},{"family":"Watts","given":"Andrew J R"},{"family":"Wilson-mcneal","given":"Alice"},{"family":"Wright","given":"Stephanie L"},{"family":"Galloway","given":"Tamara S"}],"issued":{"date-parts":[["2020"]]}}},{"id":11761,"uris":["http://zotero.org/users/11732030/items/C3C33RDF"],"itemData":{"id":11761,"type":"article-journal","abstract":"Microplastics come in a variety of shapes, polymer types and sizes. Due to the lack of a harmonised approach to analyse and quantify microplastics, there are huge disparities in size detection limits and size classifications used in the literature. This has caused large variations in reported microplastic data and has made comparing microplastic abundance between studies extremely challenging. Herein, we applied a simple mathematical approach that allows for a meaningful comparison between size and abundance (number of particles) of microplastics irrespective of the size classifications used. This method was validated using two separate datasets (microplastics in air and sediment) and applied to re-analyse 127 publications reporting microplastics in various environmental matrices. We demonstrate a strong negative linear relationship between microplastic concentrations and their sizes with comparable slopes across all matrices. Using this method, it is possible to compare the concentration of microplastics of various sizes between studies. It also allows estimation of the abundance of microplastics of a specific size where data are not available. This enables researchers to predict environmentally relevant concentrations of microplastics (particularly for smaller microplastics) and provide realistic exposure scenarios in future toxicity studies, which will greatly improve our understanding of the risks that microplastics pose to living organisms.","container-title":"Environmental Pollution","DOI":"10.1016/j.envpol.2022.120984","ISSN":"02697491","journalAbbreviation":"Environmental Pollution","language":"en","page":"120984","source":"DOI.org (Crossref)","title":"Analysis of the literature shows a remarkably consistent relationship between size and abundance of microplastics across different environmental matrices","volume":"319","author":[{"family":"Leusch","given":"Frederic Dl."},{"family":"Lu","given":"Hsuan-Cheng"},{"family":"Perera","given":"Kushani"},{"family":"Neale","given":"Peta A."},{"family":"Ziajahromi","given":"Shima"}],"issued":{"date-parts":[["2023",2]]}}},{"id":11732,"uris":["http://zotero.org/users/11732030/items/UKNLLT6M"],"itemData":{"id":11732,"type":"article-journal","abstract":"Spectroscopic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20–25</w:t>
      </w:r>
      <w:r>
        <w:fldChar w:fldCharType="end"/>
        <w:t xml:space="preserve">. Particle-size distributions (PSDs) can be described using power-law relationships, providing a framework for aligning measurements made across different size ranges and estimating abundance below directly observed </w:t>
      </w:r>
      <w:commentRangeStart w:id="2"/>
      <w:r>
        <w:t>particles</w:t>
      </w:r>
      <w:commentRangeEnd w:id="2"/>
      <w:r>
        <w:rPr>
          <w:rStyle w:val="CommentReference"/>
          <w:sz w:val="24"/>
          <w:szCs w:val="24"/>
        </w:rPr>
        <w:commentReference w:id="2"/>
      </w:r>
      <w:r>
        <w:t xml:space="preserve">. However, such extrapolations depend strongly on the fitted PSD and require explicit consideration of uncertainty in extending the relationships of observed microplastics toward smaller particles</w:t>
        <w:fldChar w:fldCharType="begin"/>
        <w:instrText xml:space="preserve"> ADDIN ZOTERO_ITEM CSL_CITATION {"citationID":"pZGOhiFD","properties":{"unsorted":false,"formattedCitation":"\\super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25</w:t>
      </w:r>
      <w:r>
        <w:fldChar w:fldCharType="end"/>
        <w:t xml:space="preserve">. </w:t>
      </w:r>
      <w:r>
        <w:rPr>
          <w:rStyle w:val="Strong"/>
          <w:b w:val="0"/>
          <w:bCs w:val="0"/>
        </w:rPr>
        <w:t>Resolving both hydrologic variability and particle-size distributions is therefore necessary to constrain riverine microplastic abundance and transport.</w:t>
      </w:r>
    </w:p>
    <w:p w14:paraId="30A2538E" w14:textId="77777777" w:rsidR="003D2A38" w:rsidRDefault="00A63FA0" w:rsidP="00181D98">
      <w:pPr>
        <w:spacing w:line="480" w:lineRule="auto"/>
        <w:ind w:firstLine="720"/>
        <w:jc w:val="both"/>
      </w:pPr>
      <w:r>
        <w:t xml:space="preserve">The four major rivers discharging into Monterey Bay, and the adjacent Carmel Bay, are the San Lorenzo, Pajaro, Salinas, and Carmel Rivers from north to south (Fig. 1A). Together, these rivers drain watersheds that span a wide range of land uses and population densities, including </w:t>
        <w:lastRenderedPageBreak/>
        <w:t xml:space="preserve">urban development in the San Lorenzo River watershed (Santa Cruz, California), intensive agricultural landscapes in the Pajaro and Salinas River watersheds, and a smaller, affluent suburban catchment associated with the Carmel River. Despite these contrasting watershed characteristics and their direct connection to a biologically productive coastal ocean, plastic pollution in these rivers has not been previously quantified. All four systems share a strongly seasonal, intermittent hydrology, with minimal or no flow for much of the year punctuated by episodic winter and spring storm events that dominate annual discharge. The prolonged low-flow conditions may promote the accumulation of plastics within river channels, sediment, and stagnant sections. Subsequent high-discharge events may rapidly mobilize microplastics that have accumulated within river channels, sediments, and low-flow reaches to the coastal ocean. Similar pulse-driven microplastic transport has been documented in other river systems</w:t>
        <w:fldChar w:fldCharType="begin"/>
        <w:instrText xml:space="preserve"> ADDIN ZOTERO_ITEM CSL_CITATION {"citationID":"yYxIs6uO","properties":{"formattedCitation":"\\super 11,13,14,18,19\\nosupersub{}","plainCitation":"11,13,14,18,19","noteIndex":0},"citationItems":[{"id":11196,"uris":["http://zotero.org/users/11732030/items/BNKAMP5C"],"itemData":{"id":11196,"type":"article-journal","abstract":"Effluent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T."}],"issued":{"date-parts":[["2021",9,1]]}}},{"id":11217,"uris":["http://zotero.org/users/11732030/items/69QX5LS5"],"itemData":{"id":11217,"type":"article-journal","abstract":"Rivers are recognized as major unilateral pathways of microplastic transport between terrestrial and marine ecosystems, yet our understanding of their...","container-title":"Microplastics","DOI":"10.3390/microplastics4010009","ISSN":"2673-8929","issue":"1","language":"en","license":"http://creativecommons.org/licenses/by/3.0/","note":"Company: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Institute","publisher":"publisher","source":"www.mdpi.com","title":"Spatial–Temporal Characterization of Microplastics in the Surface Water of an Urban Ephemeral River","URL":"https://www.mdpi.com/2673-8929/4/1/9","volume":"4","author":[{"family":"Felton","given":"Andre"},{"family":"Farner","given":"Salem"},{"family":"Day","given":"Logan"},{"family":"Gibbs-Huerta","given":"Sue Ellen"},{"family":"Zamarripa","given":"Briaunna"},{"family":"Hutchinson","given":"Jeffrey"},{"family":"Felton","given":"Andre"},{"family":"Farner","given":"Salem"},{"family":"Day","given":"Logan"},{"family":"Gibbs-Huerta","given":"Sue Ellen"},{"family":"Zamarripa","given":"Briaunna"},{"family":"Hutchinson","given":"Jeffrey"}],"accessed":{"date-parts":[["2026",1,4]]},"issued":{"date-parts":[["2025",2,13]]}}},{"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11213,"uris":["http://zotero.org/users/11732030/items/58VV5RR4"],"itemData":{"id":11213,"type":"article-journal","container-title":"Science of The Total Environment","DOI":"10.1016/j.scitotenv.2021.150123","ISSN":"00489697","journalAbbreviation":"Science of The Total Environment","language":"en","page":"150123","source":"DOI.org (Crossref)","title":"Microplastic and microfiber fluxes in the Seine River: Flood events versus dry periods","title-short":"Microplastic and microfiber fluxes in the Seine River","volume":"805","author":[{"family":"Treilles","given":"Robin"},{"family":"Gasperi","given":"Johnny"},{"family":"Tramoy","given":"Romain"},{"family":"Dris","given":"Rachid"},{"family":"Gallard","given":"Anaïs"},{"family":"Partibane","given":"Chandirane"},{"family":"Tassin","given":"Bruno"}],"issued":{"date-parts":[["2022",1]]}}}],"schema":"https://github.com/citation-style-language/schema/raw/master/csl-citation.json"} </w:instrText>
        <w:fldChar w:fldCharType="separate"/>
      </w:r>
      <w:r>
        <w:rPr>
          <w:rFonts w:eastAsiaTheme="minorHAnsi"/>
          <w:vertAlign w:val="superscript"/>
          <w14:ligatures w14:val="standardContextual"/>
        </w:rPr>
        <w:t>11,13,14,18,19</w:t>
      </w:r>
      <w:r>
        <w:fldChar w:fldCharType="end"/>
        <w:t xml:space="preserve">. </w:t>
      </w:r>
    </w:p>
    <w:p w14:paraId="4D5E1A84" w14:textId="120A909B" w:rsidR="00187F08" w:rsidRDefault="00AF25F3" w:rsidP="00181D98">
      <w:pPr>
        <w:spacing w:line="480" w:lineRule="auto"/>
        <w:ind w:firstLine="720"/>
        <w:jc w:val="both"/>
      </w:pPr>
      <w:r>
        <w:t xml:space="preserve">Plastic pollution in the four rivers in our study have not previously been measured, and the magnitude, timing, and polymer composition of riverine microplastic inputs to the region is unknown despite their recurrent connection to a highly productive coastal ecosystem. In contrast, microplastics have been repeatedly documented throughout Monterey Bay, in seawater from the surface to depths of 1,000 m</w:t>
        <w:fldChar w:fldCharType="begin"/>
        <w:instrText xml:space="preserve"> ADDIN ZOTERO_ITEM CSL_CITATION {"citationID":"RJRAOVCb","properties":{"formattedCitation":"\\super 26,27\\nosupersub{}","plainCitation":"26,27","noteIndex":0},"citationItems":[{"id":689,"uris":["http://zotero.org/users/11732030/items/SZ5ZZ4RF"],"itemData":{"id":689,"type":"article-journal","abstract":"Abstract\n            \n              Plastic waste has been documented in nearly all types of marine environments and has been found in species spanning all levels of marine food webs. Within these marine environments, deep pelagic waters encompass the largest ecosystems on Earth. We lack a comprehensive understanding of the concentrations, cycling, and fate of plastic waste in sub-surface waters, constraining our ability to implement effective, large-scale policy and conservation strategies. We used remotely operated vehicles and engineered purpose-built samplers to collect and examine the distribution of microplastics in the Monterey Bay pelagic ecosystem at water column depths ranging from 5 to 1000 m. Laser Raman spectroscopy was used to identify microplastic particles collected from throughout the deep pelagic water column, with the highest concentrations present at depths between 200 and 600 m. Examination of two abundant particle feeders in this ecosystem, pelagic red crabs (\n              Pleuroncodes planipes\n              ) and giant larvaceans (\n              Bathochordaeus stygius\n              ), showed that microplastic particles readily flow from the environment into coupled water column and seafloor food webs. Our findings suggest that one of the largest and currently underappreciated reservoirs of marine microplastics may be contained within the water column and animal communities of the deep sea.","container-title":"Scientific Reports","DOI":"10.1038/s41598-019-44117-2","ISSN":"2045-2322","issue":"1","journalAbbreviation":"Sci Rep","language":"en","page":"7843","source":"DOI.org (Crossref)","title":"The vertical distribution and biological transport of marine microplastics across the epipelagic and mesopelagic water column","volume":"9","author":[{"family":"Choy","given":"C. Anela"},{"family":"Robison","given":"Bruce H."},{"family":"Gagne","given":"Tyler O."},{"family":"Erwin","given":"Benjamin"},{"family":"Firl","given":"Evan"},{"family":"Halden","given":"Rolf U."},{"family":"Hamilton","given":"J. Andrew"},{"family":"Katija","given":"Kakani"},{"family":"Lisin","given":"Susan E."},{"family":"Rolsky","given":"Charles"},{"family":"S. Van Houtan","given":"Kyle"}],"issued":{"date-parts":[["2019",6,6]]}}},{"id":1179,"uris":["http://zotero.org/users/11732030/items/BPUSJJ5M"],"itemData":{"id":1179,"type":"article-journal","abstract":"Despite a recent report of high concentrations of microplastics and microfibers in the mesopelagic waters of Monterey Bay National Marine Sanctuary (MBNMS), little is known about these particles in surface waters. From 2017 to 2019, we sampled two nearshore and two offshore locations within MBNMS using a manta trawl and analyzed these samples for microplastics and microfibers. We found an average concentration of 1.32 ± 0.70 (SE) particles per m3. We found the highest concentration of particles closest to shore, and the lowest concentration above the remote Davidson Seamount. Fiber-like debris was more common in offshore, as compared to nearshore, sites. Overall, particles in our samples were primarily buoyant synthetic polymers, including polypropylene and polyethylene. Our results provide baseline data on the degree of microplastic and microfiber pollution in MBNMS surface waters and confirm that this pollution can be found in waters from the surface to at least 1000 m depth.","container-title":"Marine Pollution Bulletin","DOI":"10.1016/j.marpolbul.2021.112148","ISSN":"18793363","page":"112148","PMID":"33610108","publisher":"Elsevier Ltd","title":"Microplastics and microfibers in surface waters of Monterey Bay National Marine Sanctuary, California","volume":"165","author":[{"family":"Kashiwabara","given":"Lauren M."},{"family":"Kahane-Rapport","given":"Shirel R."},{"family":"King","given":"Chad"},{"family":"DeVogelaere","given":"Marissa"},{"family":"Goldbogen","given":"Jeremy A."},{"family":"Savoca","given":"Matthew S."}],"issued":{"date-parts":[["2021"]]}}}],"schema":"https://github.com/citation-style-language/schema/raw/master/csl-citation.json"} </w:instrText>
        <w:fldChar w:fldCharType="separate"/>
      </w:r>
      <w:r>
        <w:rPr>
          <w:rFonts w:eastAsiaTheme="minorHAnsi"/>
          <w:vertAlign w:val="superscript"/>
          <w14:ligatures w14:val="standardContextual"/>
        </w:rPr>
        <w:t>26,27</w:t>
      </w:r>
      <w:r>
        <w:fldChar w:fldCharType="end"/>
        <w:t xml:space="preserve">, across trophic levels from the bathy- to epipelagic</w:t>
        <w:fldChar w:fldCharType="begin"/>
        <w:instrText xml:space="preserve"> ADDIN ZOTERO_ITEM CSL_CITATION {"citationID":"1m9xkLru","properties":{"unsorted":false,"formattedCitation":"\\super 26,28,29\\nosupersub{}","plainCitation":"26,28,29","noteIndex":0},"citationItems":[{"id":689,"uris":["http://zotero.org/users/11732030/items/SZ5ZZ4RF"],"itemData":{"id":689,"type":"article-journal","abstract":"Abstract\n            \n              Plastic waste has been documented in nearly all types of marine environments and has been found in species spanning all levels of marine food webs. Within these marine environments, deep pelagic waters encompass the largest ecosystems on Earth. We lack a comprehensive understanding of the concentrations, cycling, and fate of plastic waste in sub-surface waters, constraining our ability to implement effective, large-scale policy and conservation strategies. We used remotely operated vehicles and engineered purpose-built samplers to collect and examine the distribution of microplastics in the Monterey Bay pelagic ecosystem at water column depths ranging from 5 to 1000 m. Laser Raman spectroscopy was used to identify microplastic particles collected from throughout the deep pelagic water column, with the highest concentrations present at depths between 200 and 600 m. Examination of two abundant particle feeders in this ecosystem, pelagic red crabs (\n              Pleuroncodes planipes\n              ) and giant larvaceans (\n              Bathochordaeus stygius\n              ), showed that microplastic particles readily flow from the environment into coupled water column and seafloor food webs. Our findings suggest that one of the largest and currently underappreciated reservoirs of marine microplastics may be contained within the water column and animal communities of the deep sea.","container-title":"Scientific Reports","DOI":"10.1038/s41598-019-44117-2","ISSN":"2045-2322","issue":"1","journalAbbreviation":"Sci Rep","language":"en","page":"7843","source":"DOI.org (Crossref)","title":"The vertical distribution and biological transport of marine microplastics across the epipelagic and mesopelagic water column","volume":"9","author":[{"family":"Choy","given":"C. Anela"},{"family":"Robison","given":"Bruce H."},{"family":"Gagne","given":"Tyler O."},{"family":"Erwin","given":"Benjamin"},{"family":"Firl","given":"Evan"},{"family":"Halden","given":"Rolf U."},{"family":"Hamilton","given":"J. Andrew"},{"family":"Katija","given":"Kakani"},{"family":"Lisin","given":"Susan E."},{"family":"Rolsky","given":"Charles"},{"family":"S. Van Houtan","given":"Kyle"}],"issued":{"date-parts":[["2019",6,6]]}}},{"id":1783,"uris":["http://zotero.org/users/11732030/items/8KBAP3KL"],"itemData":{"id":1783,"type":"article-journal","abstract":"Microplastic particles (&lt;5 mm) are ubiquitous throughout global marine ecosystems, including the deep sea. Ingestion of microplastics and other anthropogenic microparticles is reported in diverse marine taxa across trophic levels. Trophic transfer, or the movement of microplastics across trophic levels, is reported in laboratory studies but not yet widely measured in marine food webs. The Monterey Bay submarine canyon ecosystem contains a well-studied, known deep-sea food web in which to examine the trophic fate of microplastics. We measured microplastic abundance across 17 genera spanning approximately 5 trophic levels and a diversity of feeding behaviors. Samples were collected using remotely operated vehicles and oblique midwater trawls, and gut contents of all individuals examined (n = 157) were analyzed for microplastic abundance and other anthropogenic particles greater than 100 µm using stereo microscopy. Microparticles were analyzed with Raman spectroscopy to confirm material type. Anthropogenic particles were found in all genera examined, across crustacean, fish, mollusk, and gelatinous organisms, in amounts ranging from 0 to 24 particles per individual. There was no significant relationship between microplastic amount and fish trophic level, suggesting that the trophic transfer of microparticles is not occurring. Body size was positively correlated with microplastic abundance across all taxa. The fish genus Scomber sp. drove this relationship, suggesting higher microparticle abundance in mobile individuals with broad horizontal distributions. Future work should examine physiological pathways for microplastic transport within organisms (e.g. excretion, accumulation on gills, internal translocation of particles) and between organisms within shared habitats to more fully understand the fate of microplastics within aquatic food webs.","container-title":"Marine Ecology Progress Series","DOI":"10.3354/meps13846","ISSN":"0171-8630","page":"23–33","publisher":"Inter-Research Science Center","title":"Prevalence of microplastics and anthropogenic debris within a deep-sea food web","volume":"675","author":[{"family":"Hamilton","given":"BM"},{"family":"Rochman","given":"CM"},{"family":"Hoellein","given":"TJ"},{"family":"Robison","given":"BH"},{"family":"Van Houtan","given":"KS"},{"family":"Choy","given":"CA"}],"issued":{"date-parts":[["2021"]]}}},{"id":7820,"uris":["http://zotero.org/users/11732030/items/D8JWSRT7"],"itemData":{"id":7820,"type":"article-journal","abstract":"Microplastic (particle size &lt;5 mm) is considered an emerging threat to the marine environment, yet data are limited for coastal ecosystems. To provide information related to microplastic in a coastal system, we used alkaline tissue digestion and Raman spectroscopy to quantify the prevalence and composition (e.g. fiber, fragment, foam, etc.) of anthropogenic microparticles in the digestive tracts of northern anchovies (Engraulis mordax, anchovy, n = 24), and common murres (Uria aalge, murre, n = 19) from the Monterey Bay, California USA. We also determined microplastic prevalence and composition in seawater (n = 12 17-h sampling periods representing </w:instrText>
      </w:r>
      <w:r>
        <w:rPr>
          <w:rFonts w:ascii="Cambria Math" w:hAnsi="Cambria Math" w:cs="Cambria Math"/>
        </w:rPr>
        <w:instrText>∼</w:instrText>
      </w:r>
      <w:r>
        <w:instrText xml:space="preserve">45,000 L sampled) from two Monterey Bay intake systems (Moss Landing, CA and Santa Cruz, CA USA). Microparticles recovered from murre digestive tracts were assessed for estrogenic activity using an in-vitro estrogen receptor activation assay. Suspected anthropogenic microparticles based on visual characteristics were recovered from all sample types with </w:instrText>
      </w:r>
      <w:r>
        <w:rPr>
          <w:rFonts w:ascii="Cambria Math" w:hAnsi="Cambria Math" w:cs="Cambria Math"/>
        </w:rPr>
        <w:instrText>∼</w:instrText>
      </w:r>
      <w:r>
        <w:instrText xml:space="preserve">2 particles per 1000 L from the seawater sampling periods, 58% prevalence in anchovies, and 100% prevalence in murres. Across samples of seawater, anchovies, and murres, the most abundant microparticle type found were fibers (78%), followed by fragments (13%), foam (6%), film (2%), and beads (1%). Raman spectroscopy identified 57% of microparticles (excluding dye-prominent and unknown) as plastic (synthetic, semi-synthetic, or blends), with </w:instrText>
      </w:r>
      <w:r>
        <w:rPr>
          <w:rFonts w:ascii="Cambria Math" w:hAnsi="Cambria Math" w:cs="Cambria Math"/>
        </w:rPr>
        <w:instrText>∼</w:instrText>
      </w:r>
      <w:r>
        <w:instrText xml:space="preserve">50% of the microplastic particles (n = 11) characterized as polyester. Almost one quarter (23%) of the murre digestive tracts contained microparticles that exhibited estrogenic activity. Our study describes the widespread occurrence, composition, and potential estrogenic activity of microplastic in the Monterey Bay and provides important information to aid in the understanding of microplastic contamination in coastal systems.","container-title":"Environmental Pollution","DOI":"10.1016/j.envpol.2022.120548","ISSN":"02697491","page":"120548","publisher":"Elsevier Ltd","title":"Microplastic in northern anchovies (&lt;i&gt;Engraulis mordax&lt;/i&gt;) and common murres (&lt;i&gt;Uria aalge&lt;/i&gt;) from the Monterey Bay, California USA - Insights into prevalence, composition, and estrogenic activity","volume":"316","author":[{"family":"Michishita","given":"Sami"},{"family":"Gibble","given":"Corinne"},{"family":"Tubbs","given":"Christopher"},{"family":"Felton","given":"Rachel"},{"family":"Gjeltema","given":"Jenessa"},{"family":"Lang","given":"Jackelyn"},{"family":"Finkelstein","given":"Myra"}],"issued":{"date-parts":[["2023"]]}}}],"schema":"https://github.com/citation-style-language/schema/raw/master/csl-citation.json"} </w:instrText>
        <w:fldChar w:fldCharType="separate"/>
      </w:r>
      <w:r>
        <w:rPr>
          <w:rFonts w:eastAsiaTheme="minorHAnsi"/>
          <w:vertAlign w:val="superscript"/>
          <w14:ligatures w14:val="standardContextual"/>
        </w:rPr>
        <w:t>26,28,29</w:t>
      </w:r>
      <w:r>
        <w:fldChar w:fldCharType="end"/>
        <w:t xml:space="preserve">, and in commercially harvested species</w:t>
        <w:fldChar w:fldCharType="begin"/>
        <w:instrText xml:space="preserve"> ADDIN ZOTERO_ITEM CSL_CITATION {"citationID":"ixQJXvDh","properties":{"formattedCitation":"\\super 29\\nosupersub{}","plainCitation":"29","noteIndex":0},"citationItems":[{"id":7820,"uris":["http://zotero.org/users/11732030/items/D8JWSRT7"],"itemData":{"id":7820,"type":"article-journal","abstract":"Microplastic (particle size &lt;5 mm) is considered an emerging threat to the marine environment, yet data are limited for coastal ecosystems. To provide information related to microplastic in a coastal system, we used alkaline tissue digestion and Raman spectroscopy to quantify the prevalence and composition (e.g. fiber, fragment, foam, etc.) of anthropogenic microparticles in the digestive tracts of northern anchovies (Engraulis mordax, anchovy, n = 24), and common murres (Uria aalge, murre, n = 19) from the Monterey Bay, California USA. We also determined microplastic prevalence and composition in seawater (n = 12 17-h sampling periods representing </w:instrText>
      </w:r>
      <w:r>
        <w:rPr>
          <w:rFonts w:ascii="Cambria Math" w:hAnsi="Cambria Math" w:cs="Cambria Math"/>
        </w:rPr>
        <w:instrText>∼</w:instrText>
      </w:r>
      <w:r>
        <w:instrText xml:space="preserve">45,000 L sampled) from two Monterey Bay intake systems (Moss Landing, CA and Santa Cruz, CA USA). Microparticles recovered from murre digestive tracts were assessed for estrogenic activity using an in-vitro estrogen receptor activation assay. Suspected anthropogenic microparticles based on visual characteristics were recovered from all sample types with </w:instrText>
      </w:r>
      <w:r>
        <w:rPr>
          <w:rFonts w:ascii="Cambria Math" w:hAnsi="Cambria Math" w:cs="Cambria Math"/>
        </w:rPr>
        <w:instrText>∼</w:instrText>
      </w:r>
      <w:r>
        <w:instrText xml:space="preserve">2 particles per 1000 L from the seawater sampling periods, 58% prevalence in anchovies, and 100% prevalence in murres. Across samples of seawater, anchovies, and murres, the most abundant microparticle type found were fibers (78%), followed by fragments (13%), foam (6%), film (2%), and beads (1%). Raman spectroscopy identified 57% of microparticles (excluding dye-prominent and unknown) as plastic (synthetic, semi-synthetic, or blends), with </w:instrText>
      </w:r>
      <w:r>
        <w:rPr>
          <w:rFonts w:ascii="Cambria Math" w:hAnsi="Cambria Math" w:cs="Cambria Math"/>
        </w:rPr>
        <w:instrText>∼</w:instrText>
      </w:r>
      <w:r>
        <w:instrText xml:space="preserve">50% of the microplastic particles (n = 11) characterized as polyester. Almost one quarter (23%) of the murre digestive tracts contained microparticles that exhibited estrogenic activity. Our study describes the widespread occurrence, composition, and potential estrogenic activity of microplastic in the Monterey Bay and provides important information to aid in the understanding of microplastic contamination in coastal systems.","container-title":"Environmental Pollution","DOI":"10.1016/j.envpol.2022.120548","ISSN":"02697491","page":"120548","publisher":"Elsevier Ltd","title":"Microplastic in northern anchovies (&lt;i&gt;Engraulis mordax&lt;/i&gt;) and common murres (&lt;i&gt;Uria aalge&lt;/i&gt;) from the Monterey Bay, California USA - Insights into prevalence, composition, and estrogenic activity","volume":"316","author":[{"family":"Michishita","given":"Sami"},{"family":"Gibble","given":"Corinne"},{"family":"Tubbs","given":"Christopher"},{"family":"Felton","given":"Rachel"},{"family":"Gjeltema","given":"Jenessa"},{"family":"Lang","given":"Jackelyn"},{"family":"Finkelstein","given":"Myra"}],"issued":{"date-parts":[["2023"]]}}}],"schema":"https://github.com/citation-style-language/schema/raw/master/csl-citation.json"} </w:instrText>
        <w:fldChar w:fldCharType="separate"/>
      </w:r>
      <w:r>
        <w:rPr>
          <w:rFonts w:eastAsiaTheme="minorHAnsi"/>
          <w:vertAlign w:val="superscript"/>
          <w14:ligatures w14:val="standardContextual"/>
        </w:rPr>
        <w:t>29</w:t>
      </w:r>
      <w:r>
        <w:fldChar w:fldCharType="end"/>
        <w:t xml:space="preserve">. Together, these river-open bay systems form a coupled terrestrial-marine observatory that enables microplastics to be used as tracers of watershed processes, hydrologic variability, and the timing and magnitude of downstream exposure and risk to coastal ecosystems.</w:t>
      </w:r>
    </w:p>
    <w:p w14:paraId="4485989C" w14:textId="29DEEAD1" w:rsidR="003C583F" w:rsidRDefault="003D2A38" w:rsidP="00181D98">
      <w:pPr>
        <w:spacing w:line="480" w:lineRule="auto"/>
        <w:ind w:firstLine="720"/>
        <w:jc w:val="both"/>
      </w:pPr>
      <w:r>
        <w:t xml:space="preserve">Assessing potential exposure of aquatic organisms to riverine microplastics requires resolving not only when particles are transported, but also their concentrations, size distributions, polymer composition, and behavior under realistic hydrologic conditions. Yet few studies have </w:t>
        <w:lastRenderedPageBreak/>
        <w:t>repeatedly quantified particle-resolved microplastic concentrations across multiple size classes in intermittent rivers. By leveraging the intermittent hydrology and contrasting watershed characteristics of rivers discharging into Monterey Bay,</w:t>
      </w:r>
      <w:r>
        <w:rPr>
          <w:rStyle w:val="Strong"/>
          <w:b w:val="0"/>
          <w:bCs w:val="0"/>
        </w:rPr>
        <w:t xml:space="preserve"> we quantify microplastic concentrations, particle-size and shape distributions, polymer composition, and flux as a function of river discharge. We additionally evaluate whether polymer density is associated with vertical particle sorting between surface and subsurface waters. Finally, we use empirically fitted power-law particle-size distributions to place our directly measured concentrations within the full 1-5000 µm microplastic size range and evaluate the sensitivity of these extrapolations to alternative particle-size-distribution structures.</w:t>
      </w:r>
      <w:r>
        <w:t xml:space="preserve"> Together, these analyses link hydrologic transport with particle-scale properties to constrain both the timing and magnitude of microplastic delivery from intermittent rivers to the coastal ocean.</w:t>
      </w:r>
    </w:p>
    <w:p w14:paraId="6494B5D4" w14:textId="77777777" w:rsidR="00FA21AB" w:rsidRPr="00031FBE" w:rsidRDefault="00FA21AB" w:rsidP="00181D98">
      <w:pPr>
        <w:spacing w:line="480" w:lineRule="auto"/>
      </w:pPr>
    </w:p>
    <w:p w14:paraId="10A8CD49" w14:textId="39DC8504" w:rsidR="00FA21AB" w:rsidRPr="003D2A38" w:rsidRDefault="00566BA4" w:rsidP="00181D98">
      <w:pPr>
        <w:spacing w:line="480" w:lineRule="auto"/>
        <w:rPr>
          <w:b/>
          <w:bCs/>
        </w:rPr>
      </w:pPr>
      <w:r>
        <w:rPr>
          <w:b/>
          <w:bCs/>
        </w:rPr>
        <w:t xml:space="preserve">Materials and Methods</w:t>
      </w:r>
    </w:p>
    <w:p w14:paraId="6793BD96" w14:textId="65AC332B" w:rsidR="00D60072" w:rsidRPr="00566BA4" w:rsidRDefault="00D60072" w:rsidP="00181D98">
      <w:pPr>
        <w:spacing w:line="480" w:lineRule="auto"/>
        <w:jc w:val="both"/>
        <w:rPr>
          <w:i/>
          <w:iCs/>
        </w:rPr>
      </w:pPr>
      <w:r>
        <w:rPr>
          <w:i/>
          <w:iCs/>
        </w:rPr>
        <w:t>Field sites</w:t>
      </w:r>
    </w:p>
    <w:p w14:paraId="1BDAB020" w14:textId="125A4C78" w:rsidR="00264553" w:rsidRPr="00031FBE" w:rsidRDefault="00D60072" w:rsidP="00181D98">
      <w:pPr>
        <w:spacing w:line="480" w:lineRule="auto"/>
        <w:ind w:firstLine="720"/>
        <w:jc w:val="both"/>
      </w:pPr>
      <w:r>
        <w:t>River samples were collected at four major Central Coast systems</w:t>
      </w:r>
      <w:bookmarkStart w:id="3" w:name="_Hlk212825018"/>
      <w:r>
        <w:t xml:space="preserve"> – </w:t>
      </w:r>
      <w:bookmarkEnd w:id="3"/>
      <w:r>
        <w:t xml:space="preserve">the </w:t>
      </w:r>
      <w:bookmarkStart w:id="4" w:name="_Hlk238134366"/>
      <w:r>
        <w:t>Salinas, Pajaro, San Lorenzo, and Carmel Rivers</w:t>
      </w:r>
      <w:bookmarkEnd w:id="4"/>
      <w:r>
        <w:t xml:space="preserve"> (Fig. 1) – representing mixed agricultural and urbanized watersheds. Specifically, the Salinas and Pajaro sites are classified as agricultural watersheds and the Carmel and San Lorenzo sites are </w:t>
      </w:r>
      <w:commentRangeStart w:id="5"/>
      <w:r>
        <w:t>considered urban</w:t>
      </w:r>
      <w:commentRangeEnd w:id="5"/>
      <w:r>
        <w:rPr>
          <w:rStyle w:val="CommentReference"/>
          <w:sz w:val="24"/>
          <w:szCs w:val="24"/>
        </w:rPr>
        <w:commentReference w:id="5"/>
      </w:r>
      <w:r>
        <w:t xml:space="preserve">. All sampling sites were bridges over the river, within 3 km of where the river discharged into Monterey Bay (Fig. 1). This was done to sample the thalweg of the river to avoid bank effects and obtain samples that were most representative of what was being transported downriver. In the first season, we sampled each river’s stagnant lower reaches before the first storm events. Additional sampling was conducted as near to a storm event as possible to capture near peak flow, except for the final monitoring events </w:t>
        <w:lastRenderedPageBreak/>
        <w:t xml:space="preserve">in 2025 (Fig. 2). Because the end of the wet season was approaching, sampling needed to occur prior to the subsidence of river discharge. All sampling took place from December to May, which is the season when the region receives &gt; 90% of its annual precipitation.</w:t>
      </w:r>
    </w:p>
    <w:p w14:paraId="2136D1CA" w14:textId="77777777" w:rsidR="00D60072" w:rsidRPr="00031FBE" w:rsidRDefault="00D60072" w:rsidP="00181D98">
      <w:pPr>
        <w:spacing w:line="480" w:lineRule="auto"/>
        <w:jc w:val="both"/>
      </w:pPr>
    </w:p>
    <w:p w14:paraId="64E5132A" w14:textId="4BF8C1B5" w:rsidR="00F5260D" w:rsidRDefault="00FA21AB" w:rsidP="00181D98">
      <w:pPr>
        <w:spacing w:line="480" w:lineRule="auto"/>
        <w:jc w:val="both"/>
      </w:pPr>
      <w:r>
        <w:rPr>
          <w:i/>
          <w:iCs/>
        </w:rPr>
        <w:t>Microplastic collection methods</w:t>
      </w:r>
    </w:p>
    <w:p w14:paraId="6B3F6AA5" w14:textId="3D78F894" w:rsidR="00FA21AB" w:rsidRPr="00F5260D" w:rsidRDefault="00FA21AB" w:rsidP="00181D98">
      <w:pPr>
        <w:spacing w:line="480" w:lineRule="auto"/>
        <w:ind w:firstLine="720"/>
        <w:jc w:val="both"/>
      </w:pPr>
      <w:r>
        <w:t xml:space="preserve">At each site, surface and subsurface water samples were obtained using a Teledyne ISCO peristaltic pump connected to two, stacked stainless-steel sieves (500 µm and 54 µm mesh). Each ISCO unit pumped approximately 200 L of water per sample at 4 L min⁻¹ over a 50-minute period. </w:t>
      </w:r>
      <w:commentRangeStart w:id="6"/>
      <w:r>
        <w:t>Field</w:t>
      </w:r>
      <w:commentRangeEnd w:id="6"/>
      <w:r>
        <w:rPr>
          <w:rStyle w:val="CommentReference"/>
          <w:sz w:val="24"/>
          <w:szCs w:val="24"/>
        </w:rPr>
        <w:commentReference w:id="6"/>
      </w:r>
      <w:r>
        <w:t xml:space="preserve"> blanks (one per river per year) were collected simultaneously by exposing a secondary sieve stack to ambient air and rinsing with deionized water to capture potential airborne contamination. Samples were preserved with </w:t>
      </w:r>
      <w:commentRangeStart w:id="7"/>
      <w:r>
        <w:t xml:space="preserve">10 mL of 70% isopropyl alcohol and stored in airtight glass containers for up to a year until processing.</w:t>
      </w:r>
      <w:commentRangeEnd w:id="7"/>
      <w:r>
        <w:rPr>
          <w:rStyle w:val="CommentReference"/>
          <w:sz w:val="24"/>
          <w:szCs w:val="24"/>
        </w:rPr>
        <w:commentReference w:id="7"/>
      </w:r>
    </w:p>
    <w:p w14:paraId="30A3CAF1" w14:textId="77777777" w:rsidR="00D60072" w:rsidRPr="00031FBE" w:rsidRDefault="00D60072" w:rsidP="00181D98">
      <w:pPr>
        <w:spacing w:line="480" w:lineRule="auto"/>
      </w:pPr>
    </w:p>
    <w:p w14:paraId="30A5EDE0" w14:textId="77777777" w:rsidR="00D60072" w:rsidRPr="00566BA4" w:rsidRDefault="00D60072" w:rsidP="00181D98">
      <w:pPr>
        <w:spacing w:line="480" w:lineRule="auto"/>
        <w:jc w:val="both"/>
        <w:outlineLvl w:val="2"/>
        <w:rPr>
          <w:i/>
          <w:iCs/>
        </w:rPr>
      </w:pPr>
      <w:r>
        <w:rPr>
          <w:i/>
          <w:iCs/>
        </w:rPr>
        <w:t>Laboratory Methods</w:t>
      </w:r>
    </w:p>
    <w:p w14:paraId="60BD620C" w14:textId="57524CFA" w:rsidR="00D60072" w:rsidRDefault="00D60072" w:rsidP="00181D98">
      <w:pPr>
        <w:spacing w:line="480" w:lineRule="auto"/>
        <w:ind w:firstLine="720"/>
        <w:jc w:val="both"/>
      </w:pPr>
      <w:r>
        <w:t xml:space="preserve">For the larger size class of microplastics in our study (500-5000 µm), samples underwent visual isolation under a Nikon SMZ745 stereomicroscope (3-300x). Suspected plastics were transferred to glass slides with double sided sticky tape and classified by morphology as in ref.</w:t>
        <w:fldChar w:fldCharType="begin"/>
        <w:instrText xml:space="preserve"> ADDIN ZOTERO_ITEM CSL_CITATION {"citationID":"oDFMXXhA","properties":{"formattedCitation":"\\super 30\\nosupersub{}","plainCitation":"30","noteIndex":0},"citationItems":[{"id":2770,"uris":["http://zotero.org/users/11732030/items/WJE9RCI2"],"itemData":{"id":2770,"type":"article-journal","abstract":"The ubiquitous pollution of the environment with microplastics, a diverse suite of contaminants, is of growing concern for science and currently receives considerable public, political, and academic attention. The potential impact of microplastics in the environment has prompted a great deal of research in recent years. Many diverse methods have been developed to answer different questions about microplastic pollution, from sources, transport, and fate in the environment, and about effects on humans and wildlife. These methods are often insufficiently described, making studies neither comparable nor reproducible. The proliferation of new microplastic investigations and cross-study syntheses to answer larger scale questions are hampered. This diverse group of 23 researchers think these issues can begin to be overcome through the adoption of a set of reporting guidelines. This collaboration was created using an open science framework that we detail for future use. Here, we suggest harmonized reporting guidelines for microplastic studies in environmental and laboratory settings through all steps of a typical study, including best practices for reporting materials, quality assurance/quality control, data, field sampling, sample preparation, microplastic identification, microplastic categorization, microplastic quantification, and considerations for toxicology studies. We developed three easy to use documents, a detailed document, a checklist, and a mind map, that can be used to reference the reporting guidelines quickly. We intend that these reporting guidelines support the annotation, dissemination, interpretation, reviewing, and synthesis of microplastic research. Through open access licensing (CC BY 4.0), these documents aim to increase the validity, reproducibility, and comparability of studies in this field for the benefit of the global community.","container-title":"Applied Spectroscopy","DOI":"10.1177/0003702820930292","ISSN":"19433530","issue":"9","note":"ISBN: 0003702820","page":"1066–1077","PMID":"32394727","title":"Reporting Guidelines to Increase the Reproducibility and Comparability of Research on Microplastics","volume":"74","author":[{"family":"Cowger","given":"Win"},{"family":"Booth","given":"Andy M."},{"family":"Hamilton","given":"Bonnie M."},{"family":"Thaysen","given":"Clara"},{"family":"Primpke","given":"Sebastian"},{"family":"Munno","given":"Keenan"},{"family":"Lusher","given":"Amy L."},{"family":"Dehaut","given":"Alexandre"},{"family":"Vaz","given":"Vitor P."},{"family":"Liboiron","given":"Max"},{"family":"Devriese","given":"Lisa I."},{"family":"Hermabessiere","given":"Ludovic"},{"family":"Rochman","given":"Chelsea"},{"family":"Athey","given":"Samantha N."},{"family":"Lynch","given":"Jennifer M."},{"family":"De Frond","given":"Hannah"},{"family":"Gray","given":"Andrew"},{"family":"Jones","given":"Oliver A.H."},{"family":"Brander","given":"Susanne"},{"family":"Steele","given":"Clare"},{"family":"Moore","given":"Shelly"},{"family":"Sanchez","given":"Alterra"},{"family":"Nel","given":"Holly"}],"issued":{"date-parts":[["2020"]]}}}],"schema":"https://github.com/citation-style-language/schema/raw/master/csl-citation.json"} </w:instrText>
        <w:fldChar w:fldCharType="separate"/>
      </w:r>
      <w:r>
        <w:rPr>
          <w:rFonts w:eastAsiaTheme="minorHAnsi"/>
          <w:vertAlign w:val="superscript"/>
          <w14:ligatures w14:val="standardContextual"/>
        </w:rPr>
        <w:t>30</w:t>
      </w:r>
      <w:r>
        <w:fldChar w:fldCharType="end"/>
        <w:t xml:space="preserve">. Color, morphology, and approximate size (within 100 µm) were recorded for each putative microplastic. </w:t>
      </w:r>
    </w:p>
    <w:p w14:paraId="495537EB" w14:textId="13EEC564" w:rsidR="00A26E67" w:rsidRDefault="00A26E67" w:rsidP="00181D98">
      <w:pPr>
        <w:pStyle w:val="NormalWeb"/>
        <w:spacing w:before="0" w:beforeAutospacing="0" w:after="0" w:afterAutospacing="0" w:line="480" w:lineRule="auto"/>
        <w:ind w:firstLine="720"/>
        <w:jc w:val="both"/>
      </w:pPr>
      <w:r>
        <w:rPr>
          <w:color w:val="000000"/>
        </w:rPr>
        <w:t>The Moore Institute for Plastic Pollution Research is a</w:t>
      </w:r>
      <w:del w:id="8" w:author="Coffin, Scott@OEHHA" w:date="2026-09-25T16:58:00Z" w16du:dateUtc="2026-09-25T23:58:00Z">
        <w:r>
          <w:rPr>
            <w:color w:val="000000"/>
          </w:rPr>
          <w:delText>n</w:delText>
        </w:r>
      </w:del>
      <w:ins w:id="9" w:author="Coffin, Scott@OEHHA" w:date="2026-09-25T16:58:00Z" w16du:dateUtc="2026-09-25T23:58:00Z">
        <w:r>
          <w:rPr>
            <w:color w:val="000000"/>
          </w:rPr>
          <w:t xml:space="preserve"> California Environmental </w:t>
        </w:r>
      </w:ins>
      <w:ins w:id="10" w:author="Coffin, Scott@OEHHA" w:date="2026-09-25T16:59:00Z" w16du:dateUtc="2026-09-25T23:59:00Z">
        <w:r>
          <w:rPr>
            <w:color w:val="000000"/>
          </w:rPr>
          <w:t>Laboratory</w:t>
        </w:r>
      </w:ins>
      <w:ins w:id="11" w:author="Coffin, Scott@OEHHA" w:date="2026-09-25T16:58:00Z" w16du:dateUtc="2026-09-25T23:58:00Z">
        <w:r>
          <w:rPr>
            <w:color w:val="000000"/>
          </w:rPr>
          <w:t xml:space="preserve"> Accreditation Program </w:t>
        </w:r>
      </w:ins>
      <w:ins w:id="12" w:author="Coffin, Scott@OEHHA" w:date="2026-09-25T16:59:00Z" w16du:dateUtc="2026-09-25T23:59:00Z">
        <w:r>
          <w:rPr>
            <w:color w:val="000000"/>
          </w:rPr>
          <w:t>(ELAP)-</w:t>
        </w:r>
      </w:ins>
      <w:del w:id="13" w:author="Coffin, Scott@OEHHA" w:date="2026-09-25T16:59:00Z" w16du:dateUtc="2026-09-25T23:59:00Z">
        <w:r>
          <w:rPr>
            <w:color w:val="000000"/>
          </w:rPr>
          <w:delText xml:space="preserve"> ELAP-</w:delText>
        </w:r>
      </w:del>
      <w:r>
        <w:rPr>
          <w:color w:val="000000"/>
        </w:rPr>
        <w:t>accredited lab for microplastic analysis in drinking water</w:t>
      </w:r>
      <w:ins w:id="14" w:author="Coffin, Scott@OEHHA" w:date="2026-09-25T16:59:00Z" w16du:dateUtc="2026-09-25T23:59:00Z">
        <w:r>
          <w:rPr>
            <w:color w:val="000000"/>
          </w:rPr>
          <w:t xml:space="preserve"> (</w:t>
        </w:r>
        <w:commentRangeStart w:id="15"/>
        <w:r>
          <w:rPr>
            <w:color w:val="000000"/>
          </w:rPr>
          <w:t>SWB-MP1-Rev1)</w:t>
        </w:r>
      </w:ins>
      <w:commentRangeEnd w:id="15"/>
      <w:r>
        <w:rPr>
          <w:rStyle w:val="CommentReference"/>
          <w:color w:val="000000"/>
          <w:sz w:val="24"/>
          <w:szCs w:val="24"/>
        </w:rPr>
        <w:commentReference w:id="15"/>
      </w:r>
      <w:r>
        <w:rPr>
          <w:color w:val="000000"/>
        </w:rPr>
        <w:t xml:space="preserve"> and conducted the analytical chemistry and filtration analysis for this study as dictated by their standard approach but added new methods for prior extraction </w:t>
        <w:lastRenderedPageBreak/>
        <w:t xml:space="preserve">due to the abundance of particles in river water compared to drinking water. Samples underwent size separation and were sieved using 20 μm sieves. For microplastics (&gt; 20 µm), samples were digested using 20% KOH and density separated using filtered (&lt; 1 μm glass fiber filter) seawater collected at Belmont Pier, Long Beach, CA. The decanted density fluid was filtered onto one or more 25 mm stainless steel filters with a 5 μm pore size for FTIR analysis. Filters were processed on a Thermo Scientific Nicolet™ iN™10 MX FTIR microscope in reflectance mode with an 8X2 MCT array detector (4000-675 cm⁻¹, 16 cm⁻¹ resolution, 25 um step size).</w:t>
      </w:r>
    </w:p>
    <w:p w14:paraId="654F1670" w14:textId="4C8EFEA3" w:rsidR="00A26E67" w:rsidRDefault="00A26E67" w:rsidP="00181D98">
      <w:pPr>
        <w:pStyle w:val="NormalWeb"/>
        <w:spacing w:before="0" w:beforeAutospacing="0" w:after="0" w:afterAutospacing="0" w:line="480" w:lineRule="auto"/>
        <w:ind w:firstLine="720"/>
        <w:jc w:val="both"/>
        <w:rPr>
          <w:color w:val="000000"/>
        </w:rPr>
      </w:pPr>
      <w:r>
        <w:rPr>
          <w:color w:val="000000"/>
        </w:rPr>
        <w:t>As laboratory procedures were refined, the amount of sample analyzed by FTIR was standardized. Initially, the entire sample was analyzed, which led to multiday runs per sample and was not feasible within the study's budget and likely unnecessary given only 100 microplastic particles are needed for standard statistical confidence of &lt; 10% error</w:t>
        <w:fldChar w:fldCharType="begin"/>
        <w:instrText xml:space="preserve"> ADDIN ZOTERO_ITEM CSL_CITATION {"citationID":"1T62xwp9","properties":{"unsorted":false,"formattedCitation":"\\super 31\\nosupersub{}","plainCitation":"31","noteIndex":0},"citationItems":[{"id":11747,"uris":["http://zotero.org/users/11732030/items/HIFWF2GR"],"itemData":{"id":11747,"type":"article-journal","abstract":"Analysis of microplastics in the environment requires polymer characterization as a confirmation step for suspected microplastic particles found in a sample. Material characterization is costly and can take a long time per particle. When microplastic particle counts are high, many researchers cannot characterize every particle in their sample due to time or monetary constraints. Moreover, characterizing every particle in samples with high plastic particle counts is unnecessary for describing the sample properties. We propose an a priori approach to determine the number of suspected microplastic particles in a sample that should be randomly subsampled for characterization to accurately assess the polymer distribution in the environmental sample. The proposed equation is well-founded in statistics literature and was validated using published microplastic data and simulations for typical microplastic subsampling routines. We report values from the whole equation but also derive a simple way to calculate the necessary particle count for samples or subsamples by taking the error to the power of negative two. Assuming an error of 0.05 (5 %) with a confidence interval of 95 %, an unknown expected proportion, and a sample with many particles (&gt; 100k), the minimum number of particles in a subsample should be 386 particles to accurately characterize the polymer distribution of the sample, given the particles are randomly characterized from the full population of suspected particles. Extending this equation to simultaneously estimate polymer, color, size, and morphology distributions reveals more particles (620) would be needed in the subsample to achieve the same high absolute error threshold for all properties. The above proposal for minimum subsample size also applies to the minimum count that should be present in samples to accurately characterize particle type presence and diversity in a given environmental compartment.","container-title":"Ecotoxicology and Environmental Safety","DOI":"10.1016/j.ecoenv.2024.116243","ISSN":"0147-6513","journalAbbreviation":"Ecotoxicology and Environmental Safety","page":"116243","source":"ScienceDirect","title":"How many microplastics do you need to (sub)sample?","volume":"275","author":[{"family":"Cowger","given":"Win"},{"family":"Markley","given":"Laura A. T."},{"family":"Moore","given":"Shelly"},{"family":"Gray","given":"Andrew B."},{"family":"Upadhyay","given":"Kshitij"},{"family":"Koelmans","given":"Albert A."}],"issued":{"date-parts":[["2024",4,15]]}}}],"schema":"https://github.com/citation-style-language/schema/raw/master/csl-citation.json"} </w:instrText>
        <w:fldChar w:fldCharType="separate"/>
      </w:r>
      <w:r>
        <w:rPr>
          <w:rFonts w:eastAsiaTheme="minorHAnsi"/>
          <w:color w:val="000000"/>
          <w:vertAlign w:val="superscript"/>
          <w14:ligatures w14:val="standardContextual"/>
        </w:rPr>
        <w:t>31</w:t>
      </w:r>
      <w:r>
        <w:rPr>
          <w:color w:val="000000"/>
        </w:rPr>
        <w:fldChar w:fldCharType="end"/>
        <w:t xml:space="preserve"> and each filter analyzed 1000s of particles. Later, analysis was limited to a maximum of three aliquots (subsamples) per sample, and the aliquot-to-sample volume ratio was recorded to extrapolate particle counts to the entire sample. Quality control included procedural blanks, field blanks, and duplicate subsampling to quantify contamination and analytical uncertainty. Positive controls and recovery rates were assessed using standardized lab spikes. One spike, one procedural blank, and one air blank were run per 20 samples. Spikes consisted of polyethylene, polyolefins, cellulose acetate, and PVC dust reference material. Blank filter paper was used for air blanks to track contamination in the laboratory whenever samples from this project were being processed and analyzed. Fibers were visually identified and hand-picked under a microscope. Glass microscope slides were prepared with two strips of double-sided tape, leaving an opening in the center. Individual fibers were placed between the tape strips, counted, classified by color, measured, and photographed. </w:t>
      </w:r>
    </w:p>
    <w:p>
      <w:pPr>
        <w:pStyle w:val="NormalWeb"/>
        <w:spacing w:before="0" w:beforeAutospacing="0" w:after="0" w:afterAutospacing="0" w:line="480" w:lineRule="auto"/>
        <w:ind w:firstLine="720"/>
        <w:jc w:val="both"/>
        <w:rPr>
          <w:ins w:id="90014" w:author="Claude" w:date="2026-10-14T12:00:00Z"/>
        </w:rPr>
      </w:pPr>
      <w:ins w:id="90015" w:author="Claude" w:date="2026-10-14T12:00:00Z">
        <w:r>
          <w:rPr>
            <w:color w:val="000000"/>
          </w:rPr>
          <w:t xml:space="preserve">Spectral quality control and particle accounting. Particle-level µFTIR records were retained if the spectral library match was rated confident and the match correlation exceeded 0.66 (the bad-spectra flag in the instrument export marks correlations ≤ 0.66). Of 8,840 plastic-classified particle records from river samples, 7,148 passed spectral quality control. The per-sample summary used for Table 1 counted 3,777 particles; the summary counts are not a subset of the particle-level records (they differ by polymer class), consistent with separate upstream processing. Each sample's concentration was therefore rebuilt from its quality-controlled particle records, with each record representing the sample's aliquot extrapolation factor (extrapolated count divided by counted particles) within the analysed volume. Samples without particle-level records could not be rebuilt and were excluded rather than treated as non-detects (1 river and 9 ocean samples). </w:t>
        </w:r>
        <w:r>
          <w:rPr>
            <w:b/>
            <w:bCs/>
            <w:color w:val="000000"/>
          </w:rPr>
          <w:t xml:space="preserve">[FLAG – CONFIRM BEFORE PUBLICATION: the rebuilt-concentration basis assumes the quality-controlled particle records are the particles scaled by the summary's aliquot factor; this must be confirmed with the analytical laboratory, and the particle-level export must be updated for the 2025 samples.]</w:t>
        </w:r>
      </w:ins>
    </w:p>
    <w:p w14:paraId="1DC7B229" w14:textId="77777777" w:rsidR="0050547E" w:rsidRDefault="0050547E" w:rsidP="00181D98">
      <w:pPr>
        <w:pStyle w:val="NormalWeb"/>
        <w:spacing w:before="0" w:beforeAutospacing="0" w:after="0" w:afterAutospacing="0" w:line="480" w:lineRule="auto"/>
        <w:ind w:firstLine="720"/>
        <w:jc w:val="both"/>
        <w:rPr>
          <w:color w:val="000000"/>
        </w:rPr>
      </w:pPr>
    </w:p>
    <w:p w14:paraId="6895D26D" w14:textId="02A6EB90" w:rsidR="00471FDB" w:rsidRPr="005F05A5" w:rsidRDefault="00471FDB" w:rsidP="00181D98">
      <w:pPr>
        <w:pStyle w:val="NormalWeb"/>
        <w:spacing w:before="0" w:beforeAutospacing="0" w:after="0" w:afterAutospacing="0" w:line="480" w:lineRule="auto"/>
        <w:jc w:val="both"/>
        <w:rPr>
          <w:i/>
          <w:iCs/>
        </w:rPr>
      </w:pPr>
      <w:r>
        <w:rPr>
          <w:i/>
          <w:iCs/>
        </w:rPr>
        <w:lastRenderedPageBreak/>
        <w:t xml:space="preserve">Particle density and buoyancy estimation</w:t>
      </w:r>
    </w:p>
    <w:p w14:paraId="499129BA" w14:textId="23D29052" w:rsidR="003C583F" w:rsidRDefault="00C95AFD" w:rsidP="00181D98">
      <w:pPr>
        <w:spacing w:line="480" w:lineRule="auto"/>
        <w:ind w:firstLine="720"/>
        <w:jc w:val="both"/>
      </w:pPr>
      <w:r>
        <w:t xml:space="preserve">Particles retained from µFTIR imaging were classified by shape as fibers or fragments, with fibers defined by an aspect ratio ≥ 3 from ref.</w:t>
        <w:fldChar w:fldCharType="begin"/>
        <w:instrText xml:space="preserve"> ADDIN ZOTERO_ITEM CSL_CITATION {"citationID":"R7Qi8Ksn","properties":{"unsorted":false,"formattedCitation":"\\super 32\\nosupersub{}","plainCitation":"32","noteIndex":0},"citationItems":[{"id":11745,"uris":["http://zotero.org/users/11732030/items/FW9YAJ5U"],"itemData":{"id":11745,"type":"article-journal","abstract":"Microscopic plastic (microplastic, 0.1 µm–5 mm) is a widespread pollutant impacting upon aquatic ecosystems across the globe. Environmental sampling has revealed synthetic fibers are prevalent in seawater, sediments and biota. However, microplastic fibers are rarely used in laboratory studies as they are unavailable for purchase and existing preparation techniques have limited application. To facilitate the incorporation of environmentally relevant microplastic fibers into future studies, new methods are required. Here, a novel cryotome protocol has been developed. Nylon, polyethylene terephthalate and polypropylene fibers (10–28 μm diameter) were aligned, embedded in water-soluble freezing agent and sectioned (40–100 μm length) using a cryogenic microtome. Microplastic fibers were prepared to specified lengths (P &lt; 0.05, ANOVA) and proved consistent in size. Fluorescent labelling of Nylon microfibers with Nile Red facilitated imaging. A 24 h feeding experiment confirmed bioavailability of 10 × 40 μm Nylon fibers to brine shrimp (Artemia sp). This protocol provides a consistent method for preparing standardised fibrous microplastics, with widths similar to those observed in the natural environment, which could ultimately lead to a better understanding of the biological and ecological effects of microplastic debris in the environment.","container-title":"Scientific Reports","DOI":"10.1038/srep34519","ISSN":"2045-2322","issue":"1","journalAbbreviation":"Sci Rep","language":"en","license":"2016 The Author(s)","page":"34519","publisher":"Nature Publishing Group","source":"www.nature.com","title":"A novel method for preparing microplastic fibers","volume":"6","author":[{"family":"Cole","given":"Matthew"}],"issued":{"date-parts":[["2016",10,3]]}}}],"schema":"https://github.com/citation-style-language/schema/raw/master/csl-citation.json"} </w:instrText>
        <w:fldChar w:fldCharType="separate"/>
      </w:r>
      <w:r>
        <w:rPr>
          <w:rFonts w:eastAsiaTheme="minorHAnsi"/>
          <w:vertAlign w:val="superscript"/>
          <w14:ligatures w14:val="standardContextual"/>
        </w:rPr>
        <w:t>32</w:t>
      </w:r>
      <w:r>
        <w:fldChar w:fldCharType="end"/>
        <w:t xml:space="preserve">). Polymer-specific densities were assigned to spectroscopically identified microplastics using published polymer densities </w:t>
        <w:fldChar w:fldCharType="begin"/>
        <w:instrText xml:space="preserve"> ADDIN ZOTERO_ITEM CSL_CITATION {"citationID":"Y9u0h5ZF","properties":{"unsorted":false,"formattedCitation":"\\super 33\\nosupersub{}","plainCitation":"33","noteIndex":0},"citationItems":[{"id":11729,"uris":["http://zotero.org/users/11732030/items/25NJYLLZ"],"itemData":{"id":11729,"type":"article-journal","abstract":"This review of 68 studies compares the methodologies\nused for the identification and quantification of microplastics from the marine environment. Three main sampling strategies were identified: selective, volume-reduced, and bulk sampling. Most sediment samples came from sandy beaches at the high tide line, and most seawater samples were taken at the sea surface using neuston nets. Four steps were distinguished during sample processing: density separation, filtration, sieving, and visual sorting of microplastics. Visual sorting was one of the most commonly used methods for the identification of microplastics (using type, shape, degradation stage, and color as criteria). Chemical and physical characteristics (e.g., specific density) were also used. The most reliable method to identify the chemical composition of microplastics is by infrared spectroscopy. Most studies reported that plastic fragments were polyethylene and polypropylene polymers. Units commonly used for abundance estimates are “items per m2”\nfor sediment and sea surface studies and “items per m3” for water column studies. Mesh size of sieves and filters\nused during sampling or sample processing influence abundance estimates.\nMost studies reported two main size ranges of microplastics: (i) 500\nμm–5 mm, which are retained by a 500 μm sieve/net,\nand (ii) 1–500 μm, or fractions thereof that are retained\non filters. We recommend that future programs of monitoring continue\nto distinguish these size fractions, but we suggest standardized sampling\nprocedures which allow the spatiotemporal comparison of microplastic\nabundance across marine environments.","container-title":"Environmental Science &amp; Technology","DOI":"10.1021/es2031505","ISSN":"0013-936X","issue":"6","journalAbbreviation":"Environ. Sci. Technol.","page":"3060-3075","source":"Silverchair","title":"Microplastics in the Marine Environment: A Review of the Methods Used for Identification and Quantification","title-short":"Microplastics in the Marine Environment","volume":"46","author":[{"family":"Hidalgo-Ruz","given":"Valeria"},{"family":"Gutow","given":"Lars"},{"family":"Thompson","given":"Richard C."},{"family":"Thiel","given":"Martin"}],"issued":{"date-parts":[["2012",2,9]]}}}],"schema":"https://github.com/citation-style-language/schema/raw/master/csl-citation.json"} </w:instrText>
        <w:fldChar w:fldCharType="separate"/>
      </w:r>
      <w:r>
        <w:rPr>
          <w:rFonts w:eastAsiaTheme="minorHAnsi"/>
          <w:vertAlign w:val="superscript"/>
          <w14:ligatures w14:val="standardContextual"/>
        </w:rPr>
        <w:t>33</w:t>
      </w:r>
      <w:r>
        <w:fldChar w:fldCharType="end"/>
        <w:t xml:space="preserve">. Material classes that could not be assigned a polymer-specific density were assigned a default density of 1.10 g cm⁻³, corresponding to the average value reported for microplastics in surface waters</w:t>
        <w:fldChar w:fldCharType="begin"/>
        <w:instrText xml:space="preserve"> ADDIN ZOTERO_ITEM CSL_CITATION {"citationID":"Hhf3IUY7","properties":{"unsorted":false,"formattedCitation":"\\super 34\\nosupersub{}","plainCitation":"34","noteIndex":0},"citationItems":[{"id":975,"uris":["http://zotero.org/users/11732030/items/GC3QCJLW"],"itemData":{"id":975,"type":"article-journal","abstract":"Understanding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A."}],"issued":{"date-parts":[["2021"]]}}}],"schema":"https://github.com/citation-style-language/schema/raw/master/csl-citation.json"} </w:instrText>
        <w:fldChar w:fldCharType="separate"/>
      </w:r>
      <w:r>
        <w:rPr>
          <w:rFonts w:eastAsiaTheme="minorHAnsi"/>
          <w:vertAlign w:val="superscript"/>
          <w14:ligatures w14:val="standardContextual"/>
        </w:rPr>
        <w:t>34</w:t>
      </w:r>
      <w:r>
        <w:fldChar w:fldCharType="end"/>
        <w:t xml:space="preserve">. Particles were then classified as buoyant, neutrally buoyant, or settling relative to freshwater (1.00 g cm⁻³); only polypropylene and polyethylene were classified as buoyant in this dataset. We compared the proportion of buoyant particles between surface and subsurface river samples to evaluate evidence for density-driven vertical sorting. Polymer-density assignments and statistical procedures are described in the Supporting Information.</w:t>
      </w:r>
    </w:p>
    <w:p w14:paraId="646BF5FC" w14:textId="77777777" w:rsidR="00F5260D" w:rsidRPr="00037369" w:rsidRDefault="00F5260D" w:rsidP="00181D98">
      <w:pPr>
        <w:spacing w:line="480" w:lineRule="auto"/>
        <w:jc w:val="both"/>
        <w:rPr>
          <w:i/>
          <w:iCs/>
        </w:rPr>
      </w:pPr>
    </w:p>
    <w:p w14:paraId="1CC8A20F" w14:textId="77777777" w:rsidR="00F5260D" w:rsidRDefault="00F5260D" w:rsidP="00181D98">
      <w:pPr>
        <w:spacing w:line="480" w:lineRule="auto"/>
        <w:jc w:val="both"/>
        <w:rPr>
          <w:rStyle w:val="Strong"/>
          <w:b w:val="0"/>
          <w:bCs w:val="0"/>
          <w:i/>
          <w:iCs/>
        </w:rPr>
      </w:pPr>
      <w:r>
        <w:rPr>
          <w:rStyle w:val="Strong"/>
          <w:b w:val="0"/>
          <w:bCs w:val="0"/>
          <w:i/>
          <w:iCs/>
        </w:rPr>
        <w:t>Microplastic flux estimation</w:t>
      </w:r>
    </w:p>
    <w:p w14:paraId="730A0577" w14:textId="570B3B0B" w:rsidR="00F5260D" w:rsidRPr="00F5260D" w:rsidRDefault="00F5260D" w:rsidP="00181D98">
      <w:pPr>
        <w:pStyle w:val="NormalWeb"/>
        <w:spacing w:before="0" w:beforeAutospacing="0" w:after="0" w:afterAutospacing="0" w:line="480" w:lineRule="auto"/>
        <w:ind w:firstLine="720"/>
        <w:jc w:val="both"/>
        <w:rPr>
          <w:rStyle w:val="Strong"/>
          <w:b w:val="0"/>
          <w:bCs w:val="0"/>
        </w:rPr>
      </w:pPr>
      <w:r>
        <w:t xml:space="preserve">River flow data during the period of our study was downloaded from freely-available USGS river flow gauges (San Lorenzo River site ID: 11161000, Pajaro River site ID: 11159500; Salinas River site ID: 11152500, Carmel River, site ID: 11143250). River flow rate was converted from ft</w:t>
      </w:r>
      <w:r>
        <w:rPr>
          <w:vertAlign w:val="superscript"/>
        </w:rPr>
        <w:t>3</w:t>
      </w:r>
      <w:r>
        <w:t xml:space="preserve"> s</w:t>
      </w:r>
      <w:r>
        <w:rPr>
          <w:vertAlign w:val="superscript"/>
        </w:rPr>
        <w:t>-1</w:t>
      </w:r>
      <w:r>
        <w:t xml:space="preserve"> to m</w:t>
      </w:r>
      <w:r>
        <w:rPr>
          <w:vertAlign w:val="superscript"/>
        </w:rPr>
        <w:t>3</w:t>
      </w:r>
      <w:r>
        <w:t xml:space="preserve"> s</w:t>
      </w:r>
      <w:r>
        <w:rPr>
          <w:vertAlign w:val="superscript"/>
        </w:rPr>
        <w:t>-1</w:t>
      </w:r>
      <w:r>
        <w:t xml:space="preserve"> for analysis and visualization. We defined our first major storm period if the hourly flow for that river exceeded the 90</w:t>
      </w:r>
      <w:r>
        <w:rPr>
          <w:vertAlign w:val="superscript"/>
        </w:rPr>
        <w:t>th</w:t>
      </w:r>
      <w:r>
        <w:t xml:space="preserve"> percentile of the average annual flow for &gt; 12 consecutive hours. USGS discharge data were retrieved using the dataRetrieval package</w:t>
        <w:fldChar w:fldCharType="begin"/>
        <w:instrText xml:space="preserve"> ADDIN ZOTERO_ITEM CSL_CITATION {"citationID":"5a4lYjcq","properties":{"formattedCitation":"\\super 35\\nosupersub{}","plainCitation":"35","noteIndex":0},"citationItems":[{"id":11171,"uris":["http://zotero.org/users/11732030/items/AC5DEDPS"],"itemData":{"id":11171,"type":"software","abstract":"Collection of functions to help retrieve U.S. Geological Survey and U.S. Environmental Protection Agency water quality and hydrology data from web services.","license":"CC0","source":"R-Packages","title":"dataRetrieval: Retrieval Functions for USGS and EPA Hydrology and Water Quality Data","title-short":"dataRetrieval","URL":"https://cran.r-project.org/web/packages/dataRetrieval/index.html","version":"2.7.21","author":[{"family":"DeCicco","given":"Laura"},{"family":"Hirsch","given":"Robert"},{"family":"Lorenz","given":"David"},{"family":"Read","given":"Jordan"},{"family":"Walker","given":"Jordan"},{"family":"Platt","given":"Lindsay"},{"family":"Watkins","given":"David"},{"family":"Blodgett","given":"David"},{"family":"Johnson","given":"Mike"},{"family":"Krall","given":"Aliesha"},{"family":"Stanish","given":"Lee"},{"family":"Zemmels","given":"Joeseph"},{"family":"Hinman","given":"Elise"},{"family":"Mahoney","given":"Michael"}],"accessed":{"date-parts":[["2025",12,13]]},"issued":{"date-parts":[["2025",8,20]]}}}],"schema":"https://github.com/citation-style-language/schema/raw/master/csl-citation.json"} </w:instrText>
        <w:fldChar w:fldCharType="separate"/>
      </w:r>
      <w:r>
        <w:rPr>
          <w:rFonts w:eastAsiaTheme="minorHAnsi"/>
          <w:vertAlign w:val="superscript"/>
          <w14:ligatures w14:val="standardContextual"/>
        </w:rPr>
        <w:t>35</w:t>
      </w:r>
      <w:r>
        <w:fldChar w:fldCharType="end"/>
        <w:t xml:space="preserve"> in R.</w:t>
      </w:r>
    </w:p>
    <w:p w14:paraId="42B993E8" w14:textId="3882B77C" w:rsidR="00F5260D" w:rsidRDefault="00F5260D" w:rsidP="00181D98">
      <w:pPr>
        <w:spacing w:line="480" w:lineRule="auto"/>
        <w:ind w:firstLine="720"/>
        <w:jc w:val="both"/>
      </w:pPr>
      <w:r>
        <w:t xml:space="preserve">We used the median, 25th-percentile, and 75th-percentile microplastic concentrations from the first sampling season (2023-2024) for each river to represent central, lower, and upper concentration scenarios, respectively. River discharge measurements were aggregated to hourly means. Hourly microplastic flux was estimated as discharge (m³ s⁻¹) × microplastic concentration </w:t>
        <w:lastRenderedPageBreak/>
        <w:t>(particles L⁻¹) × 1,000 L m⁻³ × 3,600 s h⁻¹. Hourly estimates were cumulatively summed over the first major storm period to estimate total microplastic transport under each concentration scenario. River discharge was plotted concurrently as a scaled time series to illustrate the relationship between discharge and cumulative microplastic transport.</w:t>
      </w:r>
    </w:p>
    <w:p w14:paraId="0369EBAF" w14:textId="77777777" w:rsidR="00C95AFD" w:rsidRDefault="00C95AFD" w:rsidP="00181D98">
      <w:pPr>
        <w:spacing w:line="480" w:lineRule="auto"/>
        <w:ind w:firstLine="720"/>
        <w:jc w:val="both"/>
      </w:pPr>
    </w:p>
    <w:p w14:paraId="120304E0" w14:textId="53E29EAA" w:rsidR="00A41457" w:rsidRPr="00A41457" w:rsidRDefault="003C583F" w:rsidP="00181D98">
      <w:pPr>
        <w:pStyle w:val="NormalWeb"/>
        <w:spacing w:before="0" w:beforeAutospacing="0" w:after="0" w:afterAutospacing="0" w:line="480" w:lineRule="auto"/>
        <w:jc w:val="both"/>
        <w:rPr>
          <w:i/>
          <w:iCs/>
        </w:rPr>
      </w:pPr>
      <w:r>
        <w:rPr>
          <w:i/>
          <w:iCs/>
        </w:rPr>
        <w:t xml:space="preserve">Particle size distribution (PSD) and power-law fitting</w:t>
      </w:r>
    </w:p>
    <w:p w14:paraId="6037495B" w14:textId="5A09ABE1" w:rsidR="000025E4" w:rsidRDefault="003C583F" w:rsidP="00181D98">
      <w:pPr>
        <w:spacing w:line="480" w:lineRule="auto"/>
        <w:ind w:firstLine="720"/>
        <w:jc w:val="both"/>
      </w:pPr>
      <w:r>
        <w:t xml:space="preserve">Microplastic </w:t>
      </w:r>
      <w:del w:id="16" w:author="Coffin, Scott@OEHHA" w:date="2026-09-25T17:01:00Z" w16du:dateUtc="2026-09-26T00:01:00Z">
        <w:r>
          <w:delText>particle-size distributions (</w:delText>
        </w:r>
      </w:del>
      <w:r>
        <w:t>PSDs</w:t>
      </w:r>
      <w:del w:id="17" w:author="Coffin, Scott@OEHHA" w:date="2026-09-25T17:01:00Z" w16du:dateUtc="2026-09-26T00:01:00Z">
        <w:r>
          <w:delText>)</w:delText>
        </w:r>
      </w:del>
      <w:r>
        <w:t xml:space="preserve"> were characterized using a power-law framework because environmental microplastic abundance generally increases exponentially with decreasing particle size</w:t>
      </w:r>
      <w:r>
        <w:fldChar w:fldCharType="begin"/>
      </w:r>
      <w:r>
        <w:instrText xml:space="preserve"> ADDIN ZOTERO_ITEM CSL_CITATION {"citationID":"QicuMGj3","properties":{"unsorted":false,"formattedCitation":"\\super 24,25,34\\nosupersub{}","plainCitation":"24,25,34","noteIndex":0},"citationItems":[{"id":975,"uris":["http://zotero.org/users/11732030/items/GC3QCJLW"],"itemData":{"id":975,"type":"article-journal","abstract":"Understanding the multidimensionality of microplastics is essential for a realistic assessment of the risks these particles pose to the environment and human health. Here, we capture size, shape, area, polymer, volume and mass characteristics of &gt;60,000 individual microplastic particles as continuous distributions. Particles originate from samples taken from different aquatic compartments, including surface water and sediments from the marine and freshwater environment, waste water effluents, and freshwater organisms. Data were obtained using state-of-the-art FTIR-imaging, using the same automated imaging post-processing software. We introduce a workflow with two quality criteria that assure minimum data quality loss due to volumetric and filter area subsampling. We find that probability density functions (PDFs) for particle length follow power law distributions, with median slopes ranging from 2.2 for marine surface water to 3.1 for biota samples, and that these slopes were compartment-specific. Polymer-specific PDFs for particle length demonstrated significant differences in slopes among polymers, hinting at polymer specific sources, removal or fragmentation processes. Furthermore, we provide PDFs for particle width, width to length ratio, area, specific surface area, volume and mass distributions and propose how these can represent the full diversity of toxicologically relevant dose metrics required for the assessment of microplastic risks.","container-title":"Water Research","DOI":"10.1016/j.watres.2021.117429","ISSN":"18792448","issue":"July","PMID":"34304075","publisher":"Elsevier Ltd","title":"Characterizing the multidimensionality of microplastics across environmental compartments","volume":"202","author":[{"family":"Kooi","given":"Merel"},{"family":"Primpke","given":"Sebastian"},{"family":"Mintenig","given":"Svenja M."},{"family":"Lorenz","given":"Claudia"},{"family":"Gerdts","given":"Gunnar"},{"family":"Koelmans","given":"Albert A."}],"issued":{"date-parts":[["2021"]]}}},{"id":11742,"uris":["http://zotero.org/users/11732030/items/86TCB5I8"],"itemData":{"id":11742,"type":"article-journal","abstract":"Because\nof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Pr>
          <w:rFonts w:eastAsiaTheme="minorHAnsi"/>
          <w:vertAlign w:val="superscript"/>
          <w14:ligatures w14:val="standardContextual"/>
        </w:rPr>
        <w:t>24,25,34</w:t>
      </w:r>
      <w:r>
        <w:fldChar w:fldCharType="end"/>
      </w:r>
      <w:r>
        <w:t xml:space="preserve">  </w:t>
      </w:r>
      <w:del w:id="90044" w:author="Claude" w:date="2026-10-14T12:00:00Z">
        <w:r>
          <w:delText xml:space="preserve">Length-based cumulative particle-size distributions (C-PSDs) were constructed following Segur et al. (2026) by fitting the cumulative number of particles greater than or equal to a given particle length [N(≥L)] as a function of particle length (L) in log-log space using binned count data. This approach reduces the bin-width bias associated with conventional bin-normalized PSD fitting. Lower and upper size limits for fitting were determined using the C-PSD limit-of-detection procedure of ref.</w:delText>
        </w:r>
      </w:del>
      <w:r>
        <w:fldChar w:fldCharType="begin"/>
      </w:r>
      <w:r>
        <w:instrText xml:space="preserve"> ADDIN ZOTERO_ITEM CSL_CITATION {"citationID":"0BRc57pY","properties":{"unsorted":false,"formattedCitation":"\\super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del w:id="90045" w:author="Claude" w:date="2026-10-14T12:00:00Z">
        <w:r>
          <w:rPr>
            <w:rFonts w:eastAsiaTheme="minorHAnsi"/>
            <w:vertAlign w:val="superscript"/>
            <w14:ligatures w14:val="standardContextual"/>
          </w:rPr>
          <w:delText xml:space="preserve">25</w:delText>
        </w:r>
      </w:del>
      <w:r>
        <w:fldChar w:fldCharType="end"/>
      </w:r>
      <w:del w:id="90046" w:author="Claude" w:date="2026-10-14T12:00:00Z">
        <w:r>
          <w:delText xml:space="preserve">, which identifies the approximately linear portion of each distribution while excluding size ranges affected by incomplete detection of small particles or insufficient sampling of rare large particles.</w:delText>
        </w:r>
      </w:del>
      <w:ins w:id="90047" w:author="Claude" w:date="2026-10-14T12:00:00Z">
        <w:r>
          <w:t xml:space="preserve">The differential power-law slope (</w:t>
        </w:r>
        <w:r>
          <w:rPr>
            <w:i/>
            <w:iCs/>
          </w:rPr>
          <w:t xml:space="preserve">a</w:t>
        </w:r>
        <w:r>
          <w:t xml:space="preserve">) was estimated by maximum likelihood from the individual particle lengths, for a power law truncated at both ends of a fixed 100–500 µm window</w:t>
        </w:r>
        <w:r>
          <w:rPr>
            <w:vertAlign w:val="superscript"/>
          </w:rPr>
          <w:t xml:space="preserve">55,56</w:t>
        </w:r>
        <w:r>
          <w:t xml:space="preserve">. Maximum likelihood on individual measurements is the most accurate and precise estimator of a power-law exponent, whereas least-squares fits to binned counts are biased</w:t>
        </w:r>
        <w:r>
          <w:rPr>
            <w:vertAlign w:val="superscript"/>
          </w:rPr>
          <w:t xml:space="preserve">57,58</w:t>
        </w:r>
        <w:r>
          <w:t xml:space="preserve">. The window was set from detection rather than fitted: particles of at least 100 µm are reliably detected by our µFTIR system, and 500 µm is the sieve boundary above which large particles were undercounted in three rivers (Results). Cumulative particle-size distributions (C-PSDs) were also fitted following ref.25, using its limit-of-detection procedure, for comparison with published slopes. In three rivers the C-PSD slopes were steeper because each cumulative point also counts the undercounted particles above the window; in simulations with a known slope, the fixed-window maximum-likelihood estimator was unbiased with large or small particles undercounted, whereas the C-PSD fit became too steep (Supporting Information).</w:t>
        </w:r>
      </w:ins>
    </w:p>
    <w:p w14:paraId="1847BDAC" w14:textId="5BEE6735" w:rsidR="003C583F" w:rsidRDefault="005B78B0" w:rsidP="00181D98">
      <w:pPr>
        <w:spacing w:line="480" w:lineRule="auto"/>
        <w:ind w:firstLine="720"/>
        <w:jc w:val="both"/>
      </w:pPr>
      <w:commentRangeStart w:id="18"/>
      <w:r>
        <w:t xml:space="preserve">Power-law slopes </w:t>
      </w:r>
      <w:commentRangeEnd w:id="18"/>
      <w:r>
        <w:rPr>
          <w:rStyle w:val="CommentReference"/>
          <w:sz w:val="24"/>
          <w:szCs w:val="24"/>
        </w:rPr>
        <w:commentReference w:id="18"/>
      </w:r>
      <w:r>
        <w:t>were estimated separately by particle morphology and for each of the four rivers to characterize variation in particle-size distributions. Fitted power laws were integrated across specified particle-size intervals to rescale measured concentrations to common size ranges, allowing observations from the two measured size fractions to be evaluated within a common PSD framework</w:t>
        <w:fldChar w:fldCharType="begin"/>
        <w:instrText xml:space="preserve"> ADDIN ZOTERO_ITEM CSL_CITATION {"citationID":"r6jbNkiI","properties":{"unsorted":false,"formattedCitation":"\\super 24,25\\nosupersub{}","plainCitation":"24,25","noteIndex":0},"citationItems":[{"id":11742,"uris":["http://zotero.org/users/11732030/items/86TCB5I8"],"itemData":{"id":11742,"type":"article-journal","abstract":"Because\nof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fldChar w:fldCharType="separate"/>
      </w:r>
      <w:r>
        <w:rPr>
          <w:rFonts w:eastAsiaTheme="minorHAnsi"/>
          <w:vertAlign w:val="superscript"/>
          <w14:ligatures w14:val="standardContextual"/>
        </w:rPr>
        <w:t>24,25</w:t>
      </w:r>
      <w:r>
        <w:fldChar w:fldCharType="end"/>
        <w:t xml:space="preserve">. Because size-dependent transport can produce different apparent power-law relationships among particle-size classes, extrapolation beyond the observed size range may be </w:t>
        <w:lastRenderedPageBreak/>
        <w:t>sensitive to the assumption that a single power law adequately represents the underlying PSD</w:t>
        <w:fldChar w:fldCharType="begin"/>
        <w:instrText xml:space="preserve"> ADDIN ZOTERO_ITEM CSL_CITATION {"citationID":"ouCzQmwk","properties":{"unsorted":false,"formattedCitation":"\\super 36\\nosupersub{}","plainCitation":"36","noteIndex":0},"citationItems":[{"id":11737,"uris":["http://zotero.org/users/11732030/items/N39ABP5N"],"itemData":{"id":11737,"type":"article-journal","abstract":"Particle settling and rise velocities play a central role in modeling microplastic (MP) transport, residence times, and distributions in aquatic systems. Recent studies have focused on deriving accurate models for MP settling velocities, but the detailed particle-shape information required is usually unavailable in real-world data. Here, we investigate the relative importance of settling velocity model choice versus particle size and shape information using a previously published laboratory dataset of measured settling velocities for irregular MP fragments. We find that uncertainty in particle geometry dominates model error, while differences between commonly used settling velocity models are comparatively small. Settling and rise velocities vary widely across realistic MP sizes and shapes, which leads to orders-of-magnitude differences in residence times. We show how this differential settling can alter observed particle size distributions: for example, even when the underlying fragmentation spectrum follows a power law, we find separate power-law exponents for large and small particles due to differential vertical transport. Our results imply that improving geometric characterization of particles is more critical for modeling vertical transport than further refinement of settling formulas, and that commonly used power-law extrapolations across size classes may be physically inconsistent. These findings have direct implications for interpreting MP observations and for the harmonization and risk-assessment frameworks that rely on size-distribution corrections.","container-title":"Environmental Research Communications","DOI":"10.1088/2515-7620/ae76df","ISSN":"2515-7620","issue":"6","journalAbbreviation":"Environ. Res. Commun.","language":"en","page":"065061","publisher":"IOP Publishing","source":"Institute of Physics","title":"How size-dependent settling can both bias and inform microplastics observations","volume":"8","author":[{"family":"Hoffman","given":"Matthew J"},{"family":"DiBenedetto","given":"Michelle H"}],"issued":{"date-parts":[["2026",6]]}}}],"schema":"https://github.com/citation-style-language/schema/raw/master/csl-citation.json"} </w:instrText>
        <w:fldChar w:fldCharType="separate"/>
      </w:r>
      <w:r>
        <w:rPr>
          <w:rFonts w:eastAsiaTheme="minorHAnsi"/>
          <w:vertAlign w:val="superscript"/>
          <w14:ligatures w14:val="standardContextual"/>
        </w:rPr>
        <w:t>36</w:t>
      </w:r>
      <w:r>
        <w:fldChar w:fldCharType="end"/>
        <w:t>. We therefore additionally evaluated a two-segment power-law model as a sensitivity analysis.</w:t>
      </w:r>
    </w:p>
    <w:p w14:paraId="766A3EA0" w14:textId="1A5D4299" w:rsidR="003E2F60" w:rsidRDefault="003E2F60" w:rsidP="00181D98">
      <w:pPr>
        <w:spacing w:line="480" w:lineRule="auto"/>
        <w:ind w:firstLine="720"/>
        <w:jc w:val="both"/>
      </w:pPr>
      <w:r>
        <w:t xml:space="preserve">To estimate microplastic concentrations across the full 1-5000 µm size range, the fitted differential power law was integrated over both the target (1-5000 µm) </w:t>
      </w:r>
      <w:del w:id="90048" w:author="Claude" w:date="2026-10-14T12:00:00Z">
        <w:r>
          <w:delText xml:space="preserve">and empirically measured (50-500 µm) size ranges</w:delText>
        </w:r>
      </w:del>
      <w:ins w:id="90049" w:author="Claude" w:date="2026-10-14T12:00:00Z">
        <w:r>
          <w:t xml:space="preserve">and the 100–500 µm fitting window</w:t>
        </w:r>
      </w:ins>
      <w:r>
        <w:t xml:space="preserve">. </w:t>
      </w:r>
      <w:commentRangeStart w:id="19"/>
      <w:r>
        <w:t xml:space="preserve">A size-range correction factor was calculated as the ratio of predicted particle abundance in the target range to that in the measured range and </w:t>
      </w:r>
      <w:del w:id="90050" w:author="Claude" w:date="2026-10-14T12:00:00Z">
        <w:r>
          <w:delText xml:space="preserve">multiplied by the empirical 50-500 µm concentration.</w:delText>
        </w:r>
      </w:del>
      <w:ins w:id="90051" w:author="Claude" w:date="2026-10-14T12:00:00Z">
        <w:r>
          <w:t xml:space="preserve">multiplied by the concentration within that window. That concentration was rebuilt from each sample’s quality-controlled particles lying inside the window (see Spectral quality control and particle accounting), so that the concentration and the correction factor refer to the same size interval; samples with no particle inside the window were retained as non-detects (zero).</w:t>
        </w:r>
      </w:ins>
      <w:commentRangeEnd w:id="19"/>
      <w:r>
        <w:rPr>
          <w:rStyle w:val="CommentReference"/>
          <w:sz w:val="24"/>
          <w:szCs w:val="24"/>
        </w:rPr>
        <w:commentReference w:id="19"/>
      </w:r>
      <w:r>
        <w:t xml:space="preserve"> </w:t>
      </w:r>
      <w:del w:id="90052" w:author="Claude" w:date="2026-10-14T12:00:00Z">
        <w:r>
          <w:delText xml:space="preserve">Uncertainty in the extrapolated concentration was estimated by propagating the 95% confidence interval of the fitted differential PSD slope through the same integration.</w:delText>
        </w:r>
      </w:del>
      <w:ins w:id="90053" w:author="Claude" w:date="2026-10-14T12:00:00Z">
        <w:r>
          <w:t xml:space="preserve">Because slopes differed significantly among rivers (Results), each river’s samples were rescaled with that river’s own fitted slope; the pooled slope and a two-segment model are reported for comparison. Slope uncertainty was propagated by Monte Carlo sampling of each fitted slope (fit standard error plus a structural standard deviation of 0.25).</w:t>
        </w:r>
      </w:ins>
      <w:r>
        <w:t xml:space="preserve"> </w:t>
      </w:r>
      <w:del w:id="90054" w:author="Claude" w:date="2026-10-14T12:00:00Z">
        <w:r>
          <w:delText xml:space="preserve">The 165-385 µm limit-of-detection (LOD) window was used to estimate the power-law slope and does not represent the empirical concentration interval; the latter was defined operationally by the 50- and 500-µm sampling sieves.</w:delText>
        </w:r>
      </w:del>
      <w:ins w:id="90055" w:author="Claude" w:date="2026-10-14T12:00:00Z">
        <w:r>
          <w:t xml:space="preserve">The 50- and 500-µm sampling sieves define the reported concentration, whereas the fixed 100-500 µm fitting window defines the size interval over which both the concentration and the power-law slope are empirically supported.</w:t>
        </w:r>
      </w:ins>
      <w:r>
        <w:t xml:space="preserve"> Additional equations and sensitivity analyses addressing uncertainty in the assumed power-law structure are provided in the Supporting Information.</w:t>
      </w:r>
    </w:p>
    <w:p w14:paraId="239E8363" w14:textId="77777777" w:rsidR="00D41982" w:rsidRDefault="00D41982" w:rsidP="00181D98">
      <w:pPr>
        <w:spacing w:line="480" w:lineRule="auto"/>
        <w:ind w:firstLine="720"/>
      </w:pPr>
    </w:p>
    <w:p>
      <w:pPr>
        <w:pStyle w:val="NormalWeb"/>
        <w:spacing w:before="0" w:beforeAutospacing="0" w:after="0" w:afterAutospacing="0" w:line="480" w:lineRule="auto"/>
        <w:jc w:val="both"/>
        <w:rPr>
          <w:ins w:id="90001" w:author="Claude" w:date="2026-10-14T12:00:00Z"/>
        </w:rPr>
      </w:pPr>
      <w:ins w:id="90002" w:author="Claude" w:date="2026-10-14T12:00:00Z">
        <w:r>
          <w:rPr>
            <w:i/>
            <w:iCs/>
            <w:color w:val="000000"/>
          </w:rPr>
          <w:t xml:space="preserve">Benchmark against Dutch river data</w:t>
        </w:r>
      </w:ins>
    </w:p>
    <w:p>
      <w:pPr>
        <w:spacing w:line="480" w:lineRule="auto"/>
        <w:ind w:firstLine="720"/>
        <w:jc w:val="both"/>
        <w:rPr>
          <w:ins w:id="90003" w:author="Claude" w:date="2026-10-14T12:00:00Z"/>
        </w:rPr>
      </w:pPr>
      <w:ins w:id="90004" w:author="Claude" w:date="2026-10-14T12:00:00Z">
        <w:r>
          <w:t xml:space="preserve">To place our results in context, we compared them with water-based (per-volume) concentrations from Dutch rivers compiled for RIVM report 2026-0069</w:t>
        </w:r>
        <w:r>
          <w:rPr>
            <w:vertAlign w:val="superscript"/>
          </w:rPr>
          <w:t xml:space="preserve">51</w:t>
        </w:r>
        <w:r>
          <w:t xml:space="preserve">: the Meuse and Dommel, measured by FTIR over 20–5000 µm</w:t>
        </w:r>
        <w:r>
          <w:rPr>
            <w:vertAlign w:val="superscript"/>
          </w:rPr>
          <w:t xml:space="preserve">52,54</w:t>
        </w:r>
        <w:r>
          <w:t xml:space="preserve">, and the Rhine and Lek canal, measured by LDIR over 10–500 µm</w:t>
        </w:r>
        <w:r>
          <w:rPr>
            <w:vertAlign w:val="superscript"/>
          </w:rPr>
          <w:t xml:space="preserve">53</w:t>
        </w:r>
        <w:r>
          <w:t xml:space="preserve">. We used RIVM’s published power-law exponents without refitting, converting each positive exponent α to our differential slope (</w:t>
        </w:r>
        <w:r>
          <w:rPr>
            <w:i/>
            <w:iCs/>
          </w:rPr>
          <w:t xml:space="preserve">a</w:t>
        </w:r>
        <w:r>
          <w:t xml:space="preserve"> = −α); these were fitted by maximum likelihood above an estimated lower size limit, a different method from our fixed-window fits. Study-reported total concentrations were rescaled with the correction factor described above, both to our 50–500 µm sieve window (W2), which lies inside every measured range, and to 1–5000 µm (W1). Uncertainty followed RIVM (triangular α and ±10% size limits), with our own Monte Carlo method as a sensitivity. Rubber, which our polymer library lacks, was retained as reported and excluded in a sensitivity analysis.</w:t>
        </w:r>
      </w:ins>
    </w:p>
    <w:p>
      <w:pPr>
        <w:spacing w:line="480" w:lineRule="auto"/>
        <w:ind w:firstLine="720"/>
        <w:rPr>
          <w:ins w:id="90005" w:author="Claude" w:date="2026-10-14T12:00:00Z"/>
        </w:rPr>
      </w:pPr>
    </w:p>
    <w:p w14:paraId="14A0F378" w14:textId="1FBA7111" w:rsidR="00C879EB" w:rsidRDefault="00C879EB" w:rsidP="00181D98">
      <w:pPr>
        <w:pStyle w:val="NormalWeb"/>
        <w:spacing w:before="0" w:beforeAutospacing="0" w:after="0" w:afterAutospacing="0" w:line="480" w:lineRule="auto"/>
        <w:jc w:val="both"/>
      </w:pPr>
      <w:r>
        <w:rPr>
          <w:i/>
          <w:iCs/>
          <w:color w:val="000000"/>
        </w:rPr>
        <w:t>Data Processing and Analysis</w:t>
      </w:r>
    </w:p>
    <w:p w14:paraId="7DA901C2" w14:textId="3EB1783A" w:rsidR="00C879EB" w:rsidRDefault="00C879EB" w:rsidP="00181D98">
      <w:pPr>
        <w:pStyle w:val="NormalWeb"/>
        <w:spacing w:before="0" w:beforeAutospacing="0" w:after="0" w:afterAutospacing="0" w:line="480" w:lineRule="auto"/>
        <w:ind w:firstLine="720"/>
        <w:jc w:val="both"/>
        <w:rPr>
          <w:color w:val="000000"/>
        </w:rPr>
      </w:pPr>
      <w:r>
        <w:rPr>
          <w:color w:val="000000"/>
        </w:rPr>
        <w:t xml:space="preserve">Spectroscopic identification of polymer type was conducted using Open Specy </w:t>
        <w:fldChar w:fldCharType="begin"/>
        <w:instrText xml:space="preserve"> ADDIN ZOTERO_ITEM CSL_CITATION {"citationID":"HisR73Vu","properties":{"unsorted":false,"formattedCitation":"\\super 37\\nosupersub{}","plainCitation":"37","noteIndex":0},"citationItems":[{"id":10973,"uris":["http://zotero.org/users/11732030/items/QTI3RSVG"],"itemData":{"id":10973,"type":"article-journal","abstract":"Microplastic spectral analysis is one of the most time-consuming processes in studying microplastic pollution, often requiring days per sample. Researchers are transitioning to automated batch and hyperspectral image analysis techniques to enhance efficiency. Open Specy, initially aimed at manual single-spectrum analysis, has now integrated automated methods. This updated version, Open Specy 1.0, introduces several new features, including two algorithms for automated processing (smoothing and particle compression), an extensive library containing over 40,000 open-source Raman and FTIR spectra, and two machine learning classifiers (logistic regression and k medoids) developed from this library. Furthermore, it includes a revamped user interface, an R package, and a benchmark data set for testing future advancements in automated techniques. Researchers evaluated various configurations for hyperspectral smoothing, particle identification, compression, and splitting, to achieve combined recovery rates between 50 and 150% particle counts, identities, and sizes with a coefficient of variation (CV) of less than 40% (the accredited standard). Mean absorbance times the standard deviation provided a consistent particle identification. Hyperspectral smoothing led to a 96% combined recovery rate and reduced variability (CV = 38%) compared to the 86% recovery (CV = 83%) of nonsmoothed controls. Additionally, compressing spectra for particles was significantly faster (&gt;3×) and showed similar accuracy but with reduced variability than processing each pixel individually. Key challenges persist in automating spectral analysis, particularly in refining particle splitting algorithms, and improving identification routines to minimize false positives and negatives. New methods in sample preparation for better stabilization and dispersion of particles could overcome some of these issues.","container-title":"Analytical Chemistry","DOI":"10.1021/acs.analchem.5c00962","ISSN":"0003-2700","issue":"32","journalAbbreviation":"Anal. Chem.","page":"17345-17356","publisher":"American Chemical Society","source":"ACS Publications","title":"Open Specy 1.0: Automated (Hyper)spectroscopy for Microplastics","title-short":"Open Specy 1.0","volume":"97","author":[{"family":"Cowger","given":"Win"},{"family":"Karapetrova","given":"Aleksandra"},{"family":"Lincoln","given":"Clarissa"},{"family":"Chamas","given":"Ali"},{"family":"Sherrod","given":"Hannah"},{"family":"Leong","given":"Nicholas"},{"family":"Lasdin","given":"Katherine S."},{"family":"Knauss","given":"Christine"},{"family":"Teofilović","given":"Vesna"},{"family":"Arienzo","given":"Monica M."},{"family":"Steinmetz","given":"Zacharias"},{"family":"Primpke","given":"Sebastian"},{"family":"Darjany","given":"Lindsay"},{"family":"Murphy-Hagan","given":"Clare"},{"family":"Moore","given":"Shelly"},{"family":"Moore","given":"Charles"},{"family":"Lattin","given":"Gwen"},{"family":"Gray","given":"Andrew"},{"family":"Kozloski","given":"Rachel"},{"family":"Bryksa","given":"Jeremiah"},{"family":"Maurer","given":"Benjamin"}],"issued":{"date-parts":[["2025",8,19]]}}}],"schema":"https://github.com/citation-style-language/schema/raw/master/csl-citation.json"} </w:instrText>
        <w:fldChar w:fldCharType="separate"/>
      </w:r>
      <w:r>
        <w:rPr>
          <w:rFonts w:eastAsiaTheme="minorHAnsi"/>
          <w:color w:val="000000"/>
          <w:vertAlign w:val="superscript"/>
          <w14:ligatures w14:val="standardContextual"/>
        </w:rPr>
        <w:t>37</w:t>
      </w:r>
      <w:r>
        <w:rPr>
          <w:color w:val="000000"/>
        </w:rPr>
        <w:fldChar w:fldCharType="end"/>
        <w:t xml:space="preserve">, an open-source software designed for automated processing and classification of microplastic spectra. All collected FTIR spectra maps were batch analyzed through an automated pipeline for analyzing hyperspectral images with R 4.4.2 and the OpenSpecy v1.5.3 </w:t>
      </w:r>
      <w:commentRangeStart w:id="20"/>
      <w:r>
        <w:rPr>
          <w:color w:val="000000"/>
          <w:highlight w:val="yellow"/>
        </w:rPr>
        <w:t xml:space="preserve">package (Figure SX).</w:t>
      </w:r>
      <w:commentRangeEnd w:id="20"/>
      <w:r>
        <w:rPr>
          <w:rStyle w:val="CommentReference"/>
          <w:color w:val="000000"/>
          <w:sz w:val="24"/>
          <w:szCs w:val="24"/>
        </w:rPr>
        <w:commentReference w:id="20"/>
      </w:r>
      <w:r>
        <w:rPr>
          <w:color w:val="000000"/>
        </w:rPr>
        <w:t xml:space="preserve"> Raw spectral maps were pre-processed using range restriction (800–2200 cm⁻¹ and 2420–3200 cm⁻¹), absolute third-order Gaussian smoothing, and baseline correction of first-order derivative transformation. Spectral matching was performed against Open Specy’s reference library of more than 17,000 FTIR spectra, with identification thresholds set to correlation coefficients ≥ 0.6 and a signal-to-</w:t>
        <w:lastRenderedPageBreak/>
        <w:t>noise threshold of 0.01. Final particle identifications were overlaid onto the original hyperspectral map to produce a spatial representation of particle locations and material classifications.</w:t>
      </w:r>
    </w:p>
    <w:p w14:paraId="0CD53F2E" w14:textId="2B27BD89" w:rsidR="00E47E9B" w:rsidRDefault="00E47E9B" w:rsidP="00181D98">
      <w:pPr>
        <w:pStyle w:val="NormalWeb"/>
        <w:spacing w:before="0" w:beforeAutospacing="0" w:after="0" w:afterAutospacing="0" w:line="480" w:lineRule="auto"/>
        <w:ind w:firstLine="720"/>
        <w:jc w:val="both"/>
      </w:pPr>
      <w:r>
        <w:t xml:space="preserve">Microplastic concentrations and particle characteristics were summarized using medians, median absolute deviations (MAD), and 25th and 75th percentiles to reduce sensitivity to skewed distributions and extreme values. Particles were categorized by morphology, color, and polymer type. </w:t>
      </w:r>
      <w:r>
        <w:rPr>
          <w:rStyle w:val="Strong"/>
          <w:b w:val="0"/>
          <w:bCs w:val="0"/>
        </w:rPr>
        <w:t>Polymer composition was compared between river-water samples, field blanks, and laboratory blanks using sample-level polymer proportions. For each sample, counts of each polymer class were divided by the total number of identified plastic particles to calculate the proportional polymer composition, with undetected polymer classes assigned a proportion of zero. Mean polymer proportions and 95% confidence intervals were estimated separately for each sample type by bootstrapping whole samples with replacement (10,000 iterations), thereby retaining the compositional structure of polymers within individual samples. Differences in overall polymer composition among sample types were initially evaluated using PERMANOVA based on Bray-Curtis dissimilarities; because multivariate dispersion differed significantly among sample types, polymer-specific comparisons were used to evaluate differences between environmental samples and blanks.</w:t>
      </w:r>
      <w:r>
        <w:rPr>
          <w:b/>
          <w:bCs/>
        </w:rPr>
        <w:t xml:space="preserve"> </w:t>
      </w:r>
      <w:r>
        <w:t xml:space="preserve">For each polymer, differences in mean proportional abundance between river-water samples and field or laboratory blanks were estimated by bootstrap resampling of samples, with significance assessed from the bootstrap distribution of between-group differences and </w:t>
      </w:r>
      <w:r>
        <w:rPr>
          <w:rStyle w:val="Emphasis"/>
        </w:rPr>
        <w:t>P</w:t>
      </w:r>
      <w:r>
        <w:t>-values adjusted for multiple comparisons using the Benjamini-Hochberg procedure</w:t>
        <w:fldChar w:fldCharType="begin"/>
        <w:instrText xml:space="preserve"> ADDIN ZOTERO_ITEM CSL_CITATION {"citationID":"oFvpPsJk","properties":{"unsorted":false,"formattedCitation":"\\super 38\\nosupersub{}","plainCitation":"38","noteIndex":0},"citationItems":[{"id":11762,"uris":["http://zotero.org/users/11732030/items/UWLWS23D"],"itemData":{"id":11762,"type":"article-journal","abstract":"The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(Methodological)","DOI":"10.1111/j.2517-6161.1995.tb02031.x","ISSN":"0035-9246","issue":"1","journalAbbreviation":"Royal Statistical Society. Journal. Series B: Methodological","page":"289-300","source":"Silverchair","title":"Controlling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fldChar w:fldCharType="separate"/>
      </w:r>
      <w:r>
        <w:rPr>
          <w:rFonts w:eastAsiaTheme="minorHAnsi"/>
          <w:vertAlign w:val="superscript"/>
          <w14:ligatures w14:val="standardContextual"/>
        </w:rPr>
        <w:t>38</w:t>
      </w:r>
      <w:r>
        <w:fldChar w:fldCharType="end"/>
        <w:t xml:space="preserve"> . Differences in small microplastic concentrations (particles L⁻¹) among rivers were evaluated using a linear model. Because concentrations were right-skewed, they were log10-transformed prior to analysis. River, sampling season, and sample depth (surface or subsurface) were included as fixed effects. Overall effects of each predictor were evaluated using Type II analysis of variance. Model </w:t>
        <w:lastRenderedPageBreak/>
        <w:t>assumptions of normality and homogeneity of variance were assessed by visual inspection of normal Q-Q and residual-versus-fitted plots, respectively.</w:t>
      </w:r>
    </w:p>
    <w:p w14:paraId="46850541" w14:textId="0154425E" w:rsidR="00B95B42" w:rsidRDefault="00C57913" w:rsidP="00181D98">
      <w:pPr>
        <w:pStyle w:val="NormalWeb"/>
        <w:spacing w:before="0" w:beforeAutospacing="0" w:after="0" w:afterAutospacing="0" w:line="480" w:lineRule="auto"/>
        <w:ind w:firstLine="720"/>
        <w:jc w:val="both"/>
      </w:pPr>
      <w:r>
        <w:t xml:space="preserve">Differences in particle-size distributions among rivers were evaluated using the independently fitted river-level C-PSD slopes described above. Heterogeneity among river-specific slopes was tested using Cochran’s Q, with slopes weighted by their inverse variance (See Supporting Information). The statistic was evaluated against a χ² distribution with degrees of freedom, where was the number of river-specific slope estimates, and was used to quantify the proportion of observed variation attributable to heterogeneity among rivers rather than sampling error. Additional details of C-PSD fitting and slope comparisons are provided in the Supporting Information. All data processing, statistical analyses, and visualization were conducted in R v4.5.2, using the tidyverse</w:t>
        <w:fldChar w:fldCharType="begin"/>
        <w:instrText xml:space="preserve"> ADDIN ZOTERO_ITEM CSL_CITATION {"citationID":"gtyTLDbZ","properties":{"unsorted":false,"formattedCitation":"\\super 39\\nosupersub{}","plainCitation":"39","noteIndex":0},"citationItems":[{"id":11765,"uris":["http://zotero.org/users/11732030/items/E3LT3ENR"],"itemData":{"id":11765,"type":"article-journal","abstract":"Wickham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fldChar w:fldCharType="separate"/>
      </w:r>
      <w:r>
        <w:rPr>
          <w:rFonts w:eastAsiaTheme="minorHAnsi"/>
          <w:vertAlign w:val="superscript"/>
          <w14:ligatures w14:val="standardContextual"/>
        </w:rPr>
        <w:t>39</w:t>
      </w:r>
      <w:r>
        <w:fldChar w:fldCharType="end"/>
        <w:t xml:space="preserve"> packages dplyr, tidyr, ggplot2, and purrr. For multivariate analyses we used the vegan package</w:t>
        <w:fldChar w:fldCharType="begin"/>
        <w:instrText xml:space="preserve"> ADDIN ZOTERO_ITEM CSL_CITATION {"citationID":"barXhrPe","properties":{"unsorted":false,"formattedCitation":"\\super 40\\nosupersub{}","plainCitation":"40","noteIndex":0},"citationItems":[{"id":10779,"uris":["http://zotero.org/users/11732030/items/LKLC67GM"],"itemData":{"id":10779,"type":"dataset","abstract":"Ordination methods, diversity analysis and other functions for community and vegetation ecologists.","DOI":"10.32614/CRAN.package.vegan","language":"en","note":"Institution: Comprehensive R Archive Network\npage: 2.7-1","source":"DOI.org (Crossref)","title":"vegan: Community Ecology Package","title-short":"vegan","URL":"https://CRAN.R-project.org/package=vegan","author":[{"family":"Oksanen","given":"Jari"},{"family":"Simpson","given":"Gavin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J.F."},{"family":"Weedon","given":"James"}],"accessed":{"date-parts":[["2025",9,1]]},"issued":{"date-parts":[["2001",9,6]]}}}],"schema":"https://github.com/citation-style-language/schema/raw/master/csl-citation.json"} </w:instrText>
        <w:fldChar w:fldCharType="separate"/>
      </w:r>
      <w:r>
        <w:rPr>
          <w:rFonts w:eastAsiaTheme="minorHAnsi"/>
          <w:vertAlign w:val="superscript"/>
          <w14:ligatures w14:val="standardContextual"/>
        </w:rPr>
        <w:t>40</w:t>
      </w:r>
      <w:r>
        <w:fldChar w:fldCharType="end"/>
        <w:t xml:space="preserve"> in R, and the car package</w:t>
        <w:fldChar w:fldCharType="begin"/>
        <w:instrText xml:space="preserve"> ADDIN ZOTERO_ITEM CSL_CITATION {"citationID":"cxMiR8e5","properties":{"unsorted":false,"formattedCitation":"\\super 41\\nosupersub{}","plainCitation":"41","noteIndex":0},"citationItems":[{"id":11767,"uris":["http://zotero.org/users/11732030/items/FUHSJIFZ"],"itemData":{"id":11767,"type":"software","abstract":"Functions to Accompany J. Fox and S. Weisberg, An R Companion to Applied Regression, Third Edition, Sage, 2019.","license":"GPL-2 | GPL-3 [expanded from: GPL (≥ 2)]","source":"R-Packages","title":"car: Companion to Applied Regression","title-short":"car","URL":"https://cran.r-project.org/web/packages/car/index.html","version":"3.1-5","author":[{"family":"Fox","given":"John"},{"family":"Weisberg","given":"Sanford"},{"family":"Price","given":"Brad"},{"family":"Adler","given":"Daniel"},{"family":"Bates","given":"Douglas"},{"family":"Baud-Bovy","given":"Gabriel"},{"family":"Bolker","given":"Ben"},{"family":"Ellison","given":"Steve"},{"family":"Firth","given":"David"},{"family":"Friendly","given":"Michael"},{"family":"Gorjanc","given":"Gregor"},{"family":"Graves","given":"Spencer"},{"family":"Heiberger","given":"Richard"},{"family":"Krivitsky","given":"Pavel"},{"family":"Laboissiere","given":"Rafael"},{"family":"Maechler","given":"Martin"},{"family":"Monette","given":"Georges"},{"family":"Murdoch","given":"Duncan"},{"family":"Nilsson","given":"Henric"},{"family":"Ogle","given":"Derek"},{"family":"Proctor","given":"Iain"},{"family":"Ripley","given":"Brian"},{"family":"Short","given":"Tom"},{"family":"Venables","given":"William"},{"family":"Walker","given":"Steve"},{"family":"Winsemius","given":"David"},{"family":"Zeileis","given":"Achim"},{"family":"R-Core","given":""}],"accessed":{"date-parts":[["2026",9,6]]},"issued":{"date-parts":[["2026",2,3]]}}}],"schema":"https://github.com/citation-style-language/schema/raw/master/csl-citation.json"} </w:instrText>
        <w:fldChar w:fldCharType="separate"/>
      </w:r>
      <w:r>
        <w:rPr>
          <w:rFonts w:eastAsiaTheme="minorHAnsi"/>
          <w:vertAlign w:val="superscript"/>
          <w14:ligatures w14:val="standardContextual"/>
        </w:rPr>
        <w:t>41</w:t>
      </w:r>
      <w:r>
        <w:fldChar w:fldCharType="end"/>
        <w:t xml:space="preserve"> for Type II analysis of variance. </w:t>
      </w:r>
    </w:p>
    <w:p w14:paraId="2D88DA0B" w14:textId="77777777" w:rsidR="00E47E9B" w:rsidRDefault="00E47E9B" w:rsidP="00181D98">
      <w:pPr>
        <w:spacing w:line="480" w:lineRule="auto"/>
        <w:ind w:firstLine="720"/>
        <w:jc w:val="both"/>
      </w:pPr>
    </w:p>
    <w:p w14:paraId="152A63FE" w14:textId="0AA4A941" w:rsidR="007729D5" w:rsidRDefault="007729D5" w:rsidP="00181D98">
      <w:pPr>
        <w:spacing w:line="480" w:lineRule="auto"/>
      </w:pPr>
    </w:p>
    <w:p w14:paraId="5A00023D" w14:textId="2DD85F63" w:rsidR="00200A4B" w:rsidRDefault="00E47E9B" w:rsidP="00181D98">
      <w:pPr>
        <w:spacing w:after="160" w:line="480" w:lineRule="auto"/>
        <w:rPr>
          <w:b/>
          <w:bCs/>
        </w:rPr>
      </w:pPr>
      <w:r>
        <w:rPr>
          <w:b/>
          <w:bCs/>
        </w:rPr>
        <w:t>Results and Discussion</w:t>
      </w:r>
    </w:p>
    <w:p w14:paraId="2ACDBD85" w14:textId="70494A74" w:rsidR="00200A4B" w:rsidRPr="00200A4B" w:rsidRDefault="00200A4B" w:rsidP="00181D98">
      <w:pPr>
        <w:spacing w:line="480" w:lineRule="auto"/>
        <w:jc w:val="both"/>
        <w:rPr>
          <w:i/>
          <w:iCs/>
        </w:rPr>
      </w:pPr>
      <w:r>
        <w:rPr>
          <w:i/>
          <w:iCs/>
        </w:rPr>
        <w:t xml:space="preserve">Empirical microplastic concentration in river water</w:t>
      </w:r>
    </w:p>
    <w:p w14:paraId="4267EFB6" w14:textId="5313AF7C" w:rsidR="00FD7641" w:rsidRDefault="00200A4B" w:rsidP="00181D98">
      <w:pPr>
        <w:spacing w:line="480" w:lineRule="auto"/>
        <w:ind w:firstLine="720"/>
        <w:jc w:val="both"/>
      </w:pPr>
      <w:r>
        <w:t xml:space="preserve">Across 57 river-water samples (29 surface samples, 28 subsurface samples) representing 11,400 L of filtered water, the overall concentration of spectroscopically identified small microplastics (50–500 µm) was 0.33 particles L⁻¹, based on 3,777 identified particles. Larger suspected microplastics (500–5000 µm) that were extracted manually (n = 237 particles) were approximately 20-fold less abundant (Table 1). Concentrations also varied substantially through time: 14% of samples contained &gt; 1 microplastic L⁻¹, with some of the highest concentrations </w:t>
        <w:lastRenderedPageBreak/>
        <w:t xml:space="preserve">observed under low-flow conditions prior to the onset of winter rainfall (Fig. 2). By the end of the rainy season, concentrations were as much as two orders of magnitude lower (Figs. 2 and 5).</w:t>
      </w:r>
    </w:p>
    <w:p w14:paraId="3F11EF9B" w14:textId="3C1E8D2A" w:rsidR="00EC0F72" w:rsidRDefault="003662DA" w:rsidP="00181D98">
      <w:pPr>
        <w:spacing w:line="480" w:lineRule="auto"/>
        <w:ind w:firstLine="720"/>
        <w:jc w:val="both"/>
      </w:pPr>
      <w:r>
        <w:t>Overall, river, sampling season, and sampling depth explained relatively little variation in small microplastic concentrations, and the full model was not statistically significant (</w:t>
      </w:r>
      <w:r>
        <w:rPr>
          <w:rStyle w:val="Emphasis"/>
        </w:rPr>
        <w:t>F</w:t>
      </w:r>
      <w:r>
        <w:t xml:space="preserve">₅,₅₁ = 1.01, </w:t>
      </w:r>
      <w:r>
        <w:rPr>
          <w:rStyle w:val="Emphasis"/>
        </w:rPr>
        <w:t>P</w:t>
      </w:r>
      <w:r>
        <w:t xml:space="preserve"> = 0.421, R² = 0.09). Small microplastic concentrations did not differ significantly among rivers after accounting for sampling season and depth (Type II ANOVA: </w:t>
      </w:r>
      <w:r>
        <w:rPr>
          <w:rStyle w:val="Emphasis"/>
        </w:rPr>
        <w:t>F</w:t>
      </w:r>
      <w:r>
        <w:t xml:space="preserve">₃,₅₁ = 1.10, </w:t>
      </w:r>
      <w:r>
        <w:rPr>
          <w:rStyle w:val="Emphasis"/>
        </w:rPr>
        <w:t>P</w:t>
      </w:r>
      <w:r>
        <w:t xml:space="preserve"> = 0.356). Relative to the San Lorenzo River, concentrations were lower in the Pajaro River (β = −0.21, </w:t>
      </w:r>
      <w:r>
        <w:rPr>
          <w:rStyle w:val="Emphasis"/>
        </w:rPr>
        <w:t>t</w:t>
      </w:r>
      <w:r>
        <w:t xml:space="preserve"> = −0.92, </w:t>
      </w:r>
      <w:r>
        <w:rPr>
          <w:rStyle w:val="Emphasis"/>
        </w:rPr>
        <w:t>P</w:t>
      </w:r>
      <w:r>
        <w:t xml:space="preserve"> = 0.361), Salinas River (β = -0.30, </w:t>
      </w:r>
      <w:r>
        <w:rPr>
          <w:rStyle w:val="Emphasis"/>
        </w:rPr>
        <w:t>t</w:t>
      </w:r>
      <w:r>
        <w:t xml:space="preserve"> = -1.32, </w:t>
      </w:r>
      <w:r>
        <w:rPr>
          <w:rStyle w:val="Emphasis"/>
        </w:rPr>
        <w:t>P</w:t>
      </w:r>
      <w:r>
        <w:t xml:space="preserve"> = 0.194), and Carmel River (β = -0.40, </w:t>
      </w:r>
      <w:r>
        <w:rPr>
          <w:rStyle w:val="Emphasis"/>
        </w:rPr>
        <w:t>t</w:t>
      </w:r>
      <w:r>
        <w:t xml:space="preserve"> = -1.75, </w:t>
      </w:r>
      <w:r>
        <w:rPr>
          <w:rStyle w:val="Emphasis"/>
        </w:rPr>
        <w:t>P</w:t>
      </w:r>
      <w:r>
        <w:t xml:space="preserve"> = 0.087), although none of these differences were statistically significant. Sampling season also had no significant overall effect (</w:t>
      </w:r>
      <w:r>
        <w:rPr>
          <w:rStyle w:val="Emphasis"/>
        </w:rPr>
        <w:t>F</w:t>
      </w:r>
      <w:r>
        <w:t xml:space="preserve">₁,₅₁ = 1.14, </w:t>
      </w:r>
      <w:r>
        <w:rPr>
          <w:rStyle w:val="Emphasis"/>
        </w:rPr>
        <w:t>P</w:t>
      </w:r>
      <w:r>
        <w:t xml:space="preserve"> = 0.291), with concentrations tending to be higher during Season 2 relative to Season 1 (β = 0.18, </w:t>
      </w:r>
      <w:r>
        <w:rPr>
          <w:rStyle w:val="Emphasis"/>
        </w:rPr>
        <w:t>t</w:t>
      </w:r>
      <w:r>
        <w:t xml:space="preserve"> = 1.07, </w:t>
      </w:r>
      <w:r>
        <w:rPr>
          <w:rStyle w:val="Emphasis"/>
        </w:rPr>
        <w:t>P</w:t>
      </w:r>
      <w:r>
        <w:t xml:space="preserve"> = 0.291). Similarly, concentrations did not differ significantly between sampling depths (</w:t>
      </w:r>
      <w:r>
        <w:rPr>
          <w:rStyle w:val="Emphasis"/>
        </w:rPr>
        <w:t>F</w:t>
      </w:r>
      <w:r>
        <w:t xml:space="preserve">₁,₅₁ = 0.29, </w:t>
      </w:r>
      <w:r>
        <w:rPr>
          <w:rStyle w:val="Emphasis"/>
        </w:rPr>
        <w:t>P</w:t>
      </w:r>
      <w:r>
        <w:t xml:space="preserve"> = 0.593), with surface concentrations slightly lower than subsurface concentrations (β = -0.09, </w:t>
      </w:r>
      <w:r>
        <w:rPr>
          <w:rStyle w:val="Emphasis"/>
        </w:rPr>
        <w:t>t</w:t>
      </w:r>
      <w:r>
        <w:t xml:space="preserve"> = -0.54, </w:t>
      </w:r>
      <w:r>
        <w:rPr>
          <w:rStyle w:val="Emphasis"/>
        </w:rPr>
        <w:t>P</w:t>
      </w:r>
      <w:r>
        <w:t xml:space="preserve"> = 0.593).</w:t>
      </w:r>
    </w:p>
    <w:p w14:paraId="7DE6837C" w14:textId="4E9C1614" w:rsidR="00FD1139" w:rsidRDefault="00FD1139" w:rsidP="00181D98">
      <w:pPr>
        <w:spacing w:line="480" w:lineRule="auto"/>
        <w:rPr>
          <w:noProof/>
          <w14:ligatures w14:val="standardContextual"/>
        </w:rPr>
      </w:pPr>
    </w:p>
    <w:p w14:paraId="0225E3DC" w14:textId="02513315" w:rsidR="002F5A90" w:rsidRDefault="003C5103" w:rsidP="00181D98">
      <w:pPr>
        <w:spacing w:line="480" w:lineRule="auto"/>
        <w:rPr>
          <w:i/>
          <w:iCs/>
        </w:rPr>
      </w:pPr>
      <w:r>
        <w:rPr>
          <w:i/>
          <w:iCs/>
        </w:rPr>
        <w:t>Polymer composition and buoyancy results</w:t>
      </w:r>
    </w:p>
    <w:p w14:paraId="1CC6CE18" w14:textId="34C28177" w:rsidR="003C5103" w:rsidRDefault="003C5103" w:rsidP="00181D98">
      <w:pPr>
        <w:spacing w:line="480" w:lineRule="auto"/>
        <w:ind w:firstLine="720"/>
        <w:jc w:val="both"/>
      </w:pPr>
      <w:r>
        <w:t xml:space="preserve">Polymer composition differed between river-water samples and blanks (Fig. 4), providing evidence that the polymer types observed in rivers was not explained by field or laboratory contamination. Polypropylene was the most abundant polymer in river-water samples, comprising a mean of 29.4% (95% CI: 24.9-34.2%) of identified plastics, followed by polyamides at 22.8% (18.1-27.6%) and polyethylene at 14.2% (11.1-17.4%). Polypropylene proportions did not differ significantly between river water and either field or laboratory blanks after correction for multiple comparisons. In contrast, polyamides were substantially more abundant in river water than in laboratory blanks (mean difference = 20.6 percentage points, 95% CI: 15.2–26.0; BH-adjusted </w:t>
      </w:r>
      <w:r>
        <w:rPr>
          <w:rStyle w:val="Emphasis"/>
        </w:rPr>
        <w:t>P</w:t>
      </w:r>
      <w:r>
        <w:t xml:space="preserve"> </w:t>
        <w:lastRenderedPageBreak/>
        <w:t xml:space="preserve">&lt; 0.001), although the difference from field blanks was not significant. Interestingly, the concentration of polyamides in our river water samples and field blanks was roughly twice the frequency expected based on their respective shares of global plastic production, roughly 15% for both</w:t>
        <w:fldChar w:fldCharType="begin"/>
        <w:instrText xml:space="preserve"> ADDIN ZOTERO_ITEM CSL_CITATION {"citationID":"E1MAe1Bu","properties":{"unsorted":false,"formattedCitation":"\\super 42\\nosupersub{}","plainCitation":"42","noteIndex":0},"citationItems":[{"id":5397,"uris":["http://zotero.org/users/11732030/items/2INLR77H"],"itemData":{"id":5397,"type":"article-journal","abstract":"Plastics have outgrown most man-made materials and have long been under environmental scrutiny. However, robust global information, particularly about their end-of-life fate, is lacking. By identifying and synthesizing dispersed data on production, use, and end-of-life management of polymer resins, synthetic fibers, and additives, we present the first global analysis of all mass-produced plastics ever manufactured. We estimate that 8300 million metric tons (Mt) as of virgin plastics have been produced to date. As of 2015, approximately 6300 Mt of plastic waste had been generated, around 9% of which had been recycled, 12% was incinerated, and 79% was accumulated in landfills or the natural environment. If current production and waste management trends continue, roughly 12,000 Mt of plastic waste will be in landfills or in the natural environment by 2050.","container-title":"Science Advances","DOI":"10.1126/sciadv.1700782","ISSN":"2375-2548","issue":"7","note":"ISBN: 1498224114983","page":"e1700782","PMID":"28776036","title":"Production, use, and fate of all plastics ever made","volume":"3","author":[{"family":"Geyer","given":"Roland"},{"family":"Jambeck","given":"Jenna R."},{"family":"Law","given":"Kara Lavender"}],"issued":{"date-parts":[["2017"]]}}}],"schema":"https://github.com/citation-style-language/schema/raw/master/csl-citation.json"} </w:instrText>
        <w:fldChar w:fldCharType="separate"/>
      </w:r>
      <w:r>
        <w:rPr>
          <w:rFonts w:eastAsiaTheme="minorHAnsi"/>
          <w:vertAlign w:val="superscript"/>
          <w14:ligatures w14:val="standardContextual"/>
        </w:rPr>
        <w:t>42</w:t>
      </w:r>
      <w:r>
        <w:fldChar w:fldCharType="end"/>
        <w:t xml:space="preserve"> Several less abundant polymers were also enriched in river water relative to both blank types, including polyacrylates (river-water mean = 4.1%, 95% CI: 2.6-5.8%), polysiloxanes (0.8%, 0.2-1.6%), and cellulose derivatives (0.2%, 0.0-0.4%; all BH-adjusted </w:t>
      </w:r>
      <w:r>
        <w:rPr>
          <w:rStyle w:val="Emphasis"/>
        </w:rPr>
        <w:t>P</w:t>
      </w:r>
      <w:r>
        <w:t xml:space="preserve"> &lt; 0.01). Conversely, polyethylene and polyhaloolefins were significantly more abundant in laboratory blanks than river water (mean differences = -18.8 and -13.2 percentage points, respectively; BH-adjusted </w:t>
      </w:r>
      <w:r>
        <w:rPr>
          <w:rStyle w:val="Emphasis"/>
        </w:rPr>
        <w:t>P</w:t>
      </w:r>
      <w:r>
        <w:t xml:space="preserve"> = 0.024 and 0.041).</w:t>
      </w:r>
    </w:p>
    <w:p w14:paraId="295F99DE" w14:textId="2030276A" w:rsidR="001E5032" w:rsidRDefault="001E5032" w:rsidP="00181D98">
      <w:pPr>
        <w:spacing w:line="480" w:lineRule="auto"/>
        <w:ind w:firstLine="720"/>
        <w:jc w:val="both"/>
      </w:pPr>
      <w:r>
        <w:t xml:space="preserve">Polymer density did not provide evidence for strong vertical sorting within the rivers. Contrary to the expectation for local surface accumulation of low-density polymers, the fraction of particles classified as buoyant was numerically greater in subsurface samples (31.6%, 160/507) than at the surface (23.7%, 166/700), and the hypothesized surface enrichment was not supported statistically (one-sided two-proportion test, </w:t>
      </w:r>
      <w:r>
        <w:rPr>
          <w:rStyle w:val="Emphasis"/>
        </w:rPr>
        <w:t>P</w:t>
      </w:r>
      <w:r>
        <w:t xml:space="preserve"> = 0.999; </w:t>
      </w:r>
      <w:r>
        <w:rPr>
          <w:highlight w:val="yellow"/>
        </w:rPr>
        <w:t>Fig. SX7</w:t>
      </w:r>
      <w:r>
        <w:t>). Thus, particle density alone appears insufficient to explain the observed vertical distribution of riverine microplastics. This is consistent with the expectation that turbulent mixing and other hydrodynamic processes can counteract density-driven settling or rising, particularly in flowing waters.</w:t>
      </w:r>
    </w:p>
    <w:p w14:paraId="31BD64D1" w14:textId="77777777" w:rsidR="00643AA7" w:rsidRDefault="00643AA7" w:rsidP="00181D98">
      <w:pPr>
        <w:spacing w:line="480" w:lineRule="auto"/>
        <w:rPr>
          <w:b/>
          <w:bCs/>
        </w:rPr>
      </w:pPr>
    </w:p>
    <w:p w14:paraId="7AEBCD6B" w14:textId="76AE2735" w:rsidR="002B5A39" w:rsidRPr="00064A3E" w:rsidRDefault="00064A3E" w:rsidP="00181D98">
      <w:pPr>
        <w:spacing w:line="480" w:lineRule="auto"/>
        <w:jc w:val="both"/>
        <w:rPr>
          <w:i/>
          <w:iCs/>
        </w:rPr>
      </w:pPr>
      <w:r>
        <w:rPr>
          <w:i/>
          <w:iCs/>
        </w:rPr>
        <w:t>Microplastic flux estimation for the 50-500 size fraction</w:t>
      </w:r>
    </w:p>
    <w:p w14:paraId="6A02DA9D" w14:textId="1F83D4FA" w:rsidR="00D63C09" w:rsidRDefault="00971E1C" w:rsidP="00181D98">
      <w:pPr>
        <w:pStyle w:val="pdq2pgselectionanchorcontainer"/>
        <w:spacing w:before="0" w:beforeAutospacing="0" w:after="0" w:afterAutospacing="0" w:line="480" w:lineRule="auto"/>
        <w:ind w:firstLine="720"/>
        <w:jc w:val="both"/>
      </w:pPr>
      <w:r>
        <w:t xml:space="preserve">The first major storm of the 2023–2024 wet season transported an estimated </w:t>
      </w:r>
      <w:r>
        <w:rPr>
          <w:rStyle w:val="Strong"/>
          <w:b w:val="0"/>
          <w:bCs w:val="0"/>
        </w:rPr>
        <w:t>~10 billion</w:t>
      </w:r>
      <w:r>
        <w:rPr>
          <w:rStyle w:val="Strong"/>
        </w:rPr>
        <w:t xml:space="preserve"> </w:t>
      </w:r>
      <w:r>
        <w:t>(6.19 - 32.07 billion MPs 25</w:t>
      </w:r>
      <w:r>
        <w:rPr>
          <w:vertAlign w:val="superscript"/>
        </w:rPr>
        <w:t>th</w:t>
      </w:r>
      <w:r>
        <w:t>-75</w:t>
      </w:r>
      <w:r>
        <w:rPr>
          <w:vertAlign w:val="superscript"/>
        </w:rPr>
        <w:t>th</w:t>
      </w:r>
      <w:r>
        <w:t xml:space="preserve"> percentile range) </w:t>
      </w:r>
      <w:r>
        <w:rPr>
          <w:rStyle w:val="Strong"/>
          <w:b w:val="0"/>
          <w:bCs w:val="0"/>
        </w:rPr>
        <w:t>microplastics in the 50-500 µm</w:t>
      </w:r>
      <w:r>
        <w:t xml:space="preserve"> from the four rivers to the nearshore coastal ocean (Fig. 5). We expect that cumulative particle export increased most rapidly as river flow peaked, even though some of the highest measured concentrations </w:t>
        <w:lastRenderedPageBreak/>
        <w:t xml:space="preserve">occurred before the first major storm events. This apparent decoupling between concentration and flux is particularly important for intermittent Mediterranean-climate rivers, where long periods of low or absent discharge limit oceanward transport and may permit particles to accumulate within stagnant reaches, sediments, and their watersheds before winter rains restore hydrologic connectivity. The high pre-storm concentrations followed by lower concentrations later in the wet season are therefore consistent with a seasonal accumulation-and-flushing mechanism</w:t>
        <w:fldChar w:fldCharType="begin"/>
        <w:instrText xml:space="preserve"> ADDIN ZOTERO_ITEM CSL_CITATION {"citationID":"pfYbxCb1","properties":{"unsorted":false,"formattedCitation":"\\super 13,19,43\\nosupersub{}","plainCitation":"13,19,43","noteIndex":0},"citationItems":[{"id":11193,"uris":["http://zotero.org/users/11732030/items/64WVIV8V"],"itemData":{"id":11193,"type":"article-journal","abstract":"Rivers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J."}],"issued":{"date-parts":[["2018"]]}}},{"id":11757,"uris":["http://zotero.org/users/11732030/items/CR5Z62JP"],"itemData":{"id":11757,"type":"article-journal","abstract":"Rivers have received extensive attention as a major pathway for microplastics (&lt;5000 μm) from land to ocean. This study investigated the seasonal variation of microplastic contamination in surface water of the Liangfeng River catchment, a tributary of the Li River in China, based on a fluorescence-based protocol, and further explored the migration process of microplastic in the river catchment. The abundance of microplastics (50–5000 μm) was (6.20 ± 0.57)–(41.93 ± 8.13) items/L, of which 57.89–95.12% were small-sized microplastics (&lt;330 μm). The microplastic fluxes in the upper Liangfeng River, lower Liangfeng River, and upper Li River were (14.89 ± 1.24) × 1012, (5.71 ± 1.15) × 1012, and (1.54 ± 0.55) × 1014 items/year, respectively. The 3.70% of microplastic load in the mainstream came from the tributary input. Fluvial processes can effectively retain 61.68% of microplastics in the surface water of river catchments, especially for small-sized microplastics. The rainy season is the main period of microplastic retention (91.87%) in the tributary catchment by fluvial processes, while exporting 77.42% of one-year microplastic emissions from the tributary catchment into the mainstream. This study is the first to reveal the transport characteristics of small-sized microplastics in river catchments based on flux variation, which not only can partly explain the “missing small-sized microplastic fraction” in the ocean, but also contribute to improving microplastic model.","container-title":"Journal of Environmental Management","DOI":"10.1016/j.jenvman.2023.118316","ISSN":"0301-4797","journalAbbreviation":"Journal of Environmental Management","page":"118316","source":"ScienceDirect","title":"Seasonal pulse effect of microplastics in the river catchment-From tributary catchment to mainstream","volume":"342","author":[{"family":"Xia","given":"Feiyang"},{"family":"Wang","given":"Yelin"},{"family":"Wang","given":"Dunqiu"},{"family":"Cai","given":"Yanpeng"},{"family":"Zhang","given":"Jun"}],"issued":{"date-parts":[["2023",9,15]]}}}],"schema":"https://github.com/citation-style-language/schema/raw/master/csl-citation.json"} </w:instrText>
        <w:fldChar w:fldCharType="separate"/>
      </w:r>
      <w:r>
        <w:rPr>
          <w:rFonts w:eastAsiaTheme="minorHAnsi"/>
          <w:vertAlign w:val="superscript"/>
          <w14:ligatures w14:val="standardContextual"/>
        </w:rPr>
        <w:t>13,19,43</w:t>
      </w:r>
      <w:r>
        <w:fldChar w:fldCharType="end"/>
        <w:t>, although resolving the relative contributions of channel storage, sediment remobilization, and watershed inputs will require more highly resolved storm-event sampling.</w:t>
      </w:r>
    </w:p>
    <w:p w14:paraId="7D9F1BF0" w14:textId="30D06BA1" w:rsidR="00971E1C" w:rsidRDefault="00D63C09" w:rsidP="00181D98">
      <w:pPr>
        <w:spacing w:line="480" w:lineRule="auto"/>
        <w:ind w:firstLine="720"/>
        <w:jc w:val="both"/>
      </w:pPr>
      <w:r>
        <w:t xml:space="preserve">The Pajaro and Salinas Rivers contributed the greatest estimated particle export during the first major storm despite concentrations that were not significantly higher than those of the other rivers. Their greater contribution instead reflects the importance of river flow in determining total microplastic discharge. More broadly, our estimates should be considered conservative because they include only the four major rivers in this region and only the first major storm period. Additional inputs include subsequent winter storms, smaller tributaries that were not measured here, direct stormwater discharge</w:t>
        <w:fldChar w:fldCharType="begin"/>
        <w:instrText xml:space="preserve"> ADDIN ZOTERO_ITEM CSL_CITATION {"citationID":"B22xSIYV","properties":{"unsorted":false,"formattedCitation":"\\super 44,45\\nosupersub{}","plainCitation":"44,45","noteIndex":0},"citationItems":[{"id":11755,"uris":["http://zotero.org/users/11732030/items/H9ICT3MS"],"itemData":{"id":11755,"type":"article-journal","abstract":"Urban stormwater runoff is an important pathway for the introduction of microplastics and other anthropogenic pollutants into aquatic environments. Highly variable concentrations of microplastics have been reported globally in runoff, but knowledge of key factors within the urban environments contributing to this variability remains limited. Furthermore, few studies to date have quantitatively assessed the release of microplastics to receiving waters via runoff. The objectives of this study were to assess the influence of different catchment characteristics on the type and amount of microplastics in runoff and to provide an estimate of the quantity of microplastics discharged during rain events. Stormwater samples were collected during both dry periods (baseflow) and rain events from 15 locations throughout the city of Calgary, Canada’s fourth largest city. These catchments ranged in size and contained different types of predominant land use. Microplastics were found in all samples, with total concentrations ranging from 0.7 to 200.4 pcs/L (mean = 31.9 pcs/L). Fibers were the most prevalent morphology identified (47.7±33.0%), and the greatest percentage of microplastics were found in the 125-250µm size range (26.6±22.9%) followed by the 37-125µm size range (24.0±22.3%). Particles were predominantly black (33.5±33.8%), transparent (22.6±31.3%), or blue (16.0±21.6%). Total concentrations, dominant morphologies, and size distributions of microplastics differed between rain events and baseflow, with smaller particles and higher concentrations being found during rain events. Concentrations did not differ significantly amongst catchments with different land use types, but concentrations were positively correlated with maximum runoff flow rate, catchment size, and the percentage of impervious surface area within a catchment. Combining microplastic concentrations with hydrograph data collected during rain events, we estimated that individual outfalls discharged between 1.9 million to 9.6 billion microplastics to receiving waters per rain event. These results provide further evidence that urban stormwater runoff is a significant pathway for the introduction of microplastics into aquatic environments and suggests that mitigation strategies for microplastic pollution should focus on larger urbanized catchments.","container-title":"Frontiers in Environmental Science","DOI":"10.3389/fenvs.2023.1090267","ISSN":"2296-665X","journalAbbreviation":"Front. Environ. Sci.","language":"English","publisher":"Frontiers","source":"Frontiers","title":"Estimated discharge of microplastics via urban stormwater during individual rain events","URL":"https://www.frontiersin.org/journals/environmental-science/articles/10.3389/fenvs.2023.1090267/full","volume":"11","author":[{"family":"Ross","given":"Matthew S."},{"family":"Loutan","given":"Alyssa"},{"family":"Groeneveld","given":"Tianna"},{"family":"Molenaar","given":"Danielle"},{"family":"Kroetch","given":"Kimberly"},{"family":"Bujaczek","given":"Taylor"},{"family":"Kolter","given":"Sheldon"},{"family":"Moon","given":"Sarah"},{"family":"Huynh","given":"Alan"},{"family":"Khayam","given":"Rosita"},{"family":"Franczak","given":"Brian C."},{"family":"Camm","given":"Eric"},{"family":"Arnold","given":"Victoria I."},{"family":"Ruecker","given":"Norma J."}],"accessed":{"date-parts":[["2026",9,6]]},"issued":{"date-parts":[["2023",1,20]]}}},{"id":11750,"uris":["http://zotero.org/users/11732030/items/75GWHIFY"],"itemData":{"id":11750,"type":"article-journal","abstract":"Stormwater runoff\nhas been suggested to be a significant pathway\nof microplastics to aquatic habitats; yet, few studies have quantified microplastics in stormwater. Here, we quantify and characterize urban stormwater runoff from 12 watersheds surrounding San Francisco Bay for anthropogenic debris, including microplastics. Depth-integrated samples were collected during wet weather events. All stormwater runoff contained anthropogenic microparticles, including microplastics, with concentrations ranging from 1.1 to 24.6 particles/L. These concentrations are much higher than those in wastewater treatment plant effluent, suggesting urban stormwater runoff is a major source of anthropogenic debris, including microplastics, to aquatic habitats. Fibers and black rubbery fragments (potentially tire and road wear particles) were the most frequently occurring morphologies, comprising </w:instrText>
      </w:r>
      <w:r>
        <w:rPr>
          <w:rFonts w:ascii="Cambria Math" w:hAnsi="Cambria Math" w:cs="Cambria Math"/>
        </w:rPr>
        <w:instrText>∼</w:instrText>
      </w:r>
      <w:r>
        <w:instrText xml:space="preserve">85%\nof all particles across all samples. This suggests that mitigation strategies for stormwater should be prioritized. As a case study, we sampled stormwater from the inlet and outlet of a rain garden during three storm events to measure how effectively rain gardens capture microplastics and prevent it from contaminating aquatic ecosystems. We found that the rain garden successfully removed 96% of anthropogenic debris on average and 100% of black rubbery fragments, suggesting rain gardens should be further explored as a mitigation strategy for microplastic pollution.","container-title":"ACS ES&amp;T Water","DOI":"10.1021/acsestwater.1c00017","ISSN":"2690-0637","issue":"6","journalAbbreviation":"ACS EST Water","page":"1420-1428","source":"Silverchair","title":"Urban Stormwater Runoff: A Major Pathway for Anthropogenic Particles, Black Rubbery Fragments, and Other Types of Microplastics to Urban Receiving Waters","title-short":"Urban Stormwater Runoff","volume":"1","author":[{"family":"Werbowski","given":"Larissa M."},{"family":"Gilbreath","given":"Alicia N."},{"family":"Munno","given":"Keenan"},{"family":"Zhu","given":"Xia"},{"family":"Grbic","given":"Jelena"},{"family":"Wu","given":"Tina"},{"family":"Sutton","given":"Rebecca"},{"family":"Sedlak","given":"Margaret D."},{"family":"Deshpande","given":"Ashok D."},{"family":"Rochman","given":"Chelsea M."}],"issued":{"date-parts":[["2021",5,5]]}}}],"schema":"https://github.com/citation-style-language/schema/raw/master/csl-citation.json"} </w:instrText>
        <w:fldChar w:fldCharType="separate"/>
      </w:r>
      <w:r>
        <w:rPr>
          <w:rFonts w:eastAsiaTheme="minorHAnsi"/>
          <w:vertAlign w:val="superscript"/>
          <w14:ligatures w14:val="standardContextual"/>
        </w:rPr>
        <w:t>44,45</w:t>
      </w:r>
      <w:r>
        <w:fldChar w:fldCharType="end"/>
        <w:t>, and treated wastewater effluent</w:t>
        <w:fldChar w:fldCharType="begin"/>
        <w:instrText xml:space="preserve"> ADDIN ZOTERO_ITEM CSL_CITATION {"citationID":"P5NfWEI6","properties":{"formattedCitation":"\\super 46\\uc0\\u8211{}48\\nosupersub{}","plainCitation":"46–48","noteIndex":0},"citationItems":[{"id":11225,"uris":["http://zotero.org/users/11732030/items/2W25NHRC"],"itemData":{"id":11225,"type":"article-journal","abstract":"Municipal wastewater treatment plants (WWTPs) are frequently suspected as significant point sources or conduits of microplastics to the environment. To directly investigate these suspicions, effluent discharges from seven tertiary plants and one secondary plant in Southern California were studied. The study also looked at influent loads, particle size/type, conveyance, and removal at these wastewater treatment facilities. Over 0.189 million liters of effluent at each of the seven tertiary plants were filtered using an assembled stack of sieves with mesh sizes between 400 and 45 μm. Additionally, the surface of 28.4 million liters of final effluent at three tertiary plants was skimmed using a 125 μm filtering assembly. The results suggest that tertiary effluent is not a significant source of microplastics and that these plastic pollutants are effectively removed during the skimming and settling treatment processes. However, at a downstream secondary plant, an average of one micro-particle in every 1.14 thousand liters of final effluent was counted. The majority of microplastics identified in this study had a profile (color, shape, and size) similar to the blue polyethylene particles present in toothpaste formulations. Existing treatment processes were determined to be very effective for removal of microplastic contaminants entering typical municipal WWTPs.","container-title":"Water Research","DOI":"10.1016/j.watres.2016.01.002","ISSN":"0043-1354","journalAbbreviation":"Water Research","page":"174-182","source":"ScienceDirect","title":"Transport and fate of microplastic particles in wastewater treatment plants","volume":"91","author":[{"family":"Carr","given":"Steve A."},{"family":"Liu","given":"Jin"},{"family":"Tesoro","given":"Arnold G."}],"issued":{"date-parts":[["2016",3,15]]}}},{"id":11222,"uris":["http://zotero.org/users/11732030/items/76FJJMXE"],"itemData":{"id":11222,"type":"article-journal","abstract":"Municipal wastewater effluent has been proposed as one pathway for microplastics to enter the aquatic environment. Here we present a broad study of municipal wastewater treatment plant effluent as a pathway for microplastic pollution to enter receiving waters. A total of 90 samples were analyzed from 17 different facilities across the United States. Averaging all facilities and sampling dates, 0.05 ± 0.024 microparticles were found per liter of effluent. Though a small value on a per liter basis, even minor municipal wastewater treatment facilities process millions of liters of wastewater each day, yielding daily discharges that ranged from </w:instrText>
      </w:r>
      <w:r>
        <w:rPr>
          <w:rFonts w:ascii="Cambria Math" w:hAnsi="Cambria Math" w:cs="Cambria Math"/>
        </w:rPr>
        <w:instrText>∼</w:instrText>
      </w:r>
      <w:r>
        <w:instrText xml:space="preserve">50,000 up to nearly 15 million particles. Averaging across the 17 facilities tested, our results indicate that wastewater treatment facilities are releasing over 4 million microparticles per facility per day. Fibers and fragments were found to be the most common type of particle within the effluent; however, some fibers may be derived from non-plastic sources. Considerable inter- and intra-facility variation in discharge concentrations, as well as the relative proportions of particle types, was observed. Statistical analysis suggested facilities serving larger populations discharged more particles. Results did not suggest tertiary filtration treatments were an effective means of reducing discharge. Assuming that fragments and pellets found in the effluent arise from the ‘microbeads’ found in many cosmetics and personal care products, it is estimated that between 3 and 23 billion (with an average of 13 billion) of these microplastic particles are being released into US waterways every day via municipal wastewater. This estimate can be used to evaluate the contribution of microbeads to microplastic pollution relative to other sources (e.g., plastic litter and debris) and pathways (e.g., stormwater) of discharge.","container-title":"Environmental Pollution","DOI":"10.1016/j.envpol.2016.08.056","ISSN":"0269-7491","journalAbbreviation":"Environmental Pollution","page":"1045-1054","source":"ScienceDirect","title":"Microplastic pollution is widely detected in US municipal wastewater treatment plant effluent","volume":"218","author":[{"family":"Mason","given":"Sherri A."},{"family":"Garneau","given":"Danielle"},{"family":"Sutton","given":"Rebecca"},{"family":"Chu","given":"Yvonne"},{"family":"Ehmann","given":"Karyn"},{"family":"Barnes","given":"Jason"},{"family":"Fink","given":"Parker"},{"family":"Papazissimos","given":"Daniel"},{"family":"Rogers","given":"Darrin L."}],"issued":{"date-parts":[["2016",11,1]]}}},{"id":11219,"uris":["http://zotero.org/users/11732030/items/SJQWDXB4"],"itemData":{"id":11219,"type":"article-journal","abstract":"The global presence of microplastic (MP) in aquatic ecosystems has been shown by various studies. However, neither MP concentrations nor their sources or sinks are completely known. Waste water treatment plants (WWTPs) are considered as significant point sources discharging MP to the environment. This study investigated MP in the effluents of 12 WWTPs in Lower Saxony, Germany. Samples were purified by a plastic-preserving enzymatic-oxidative procedure and subsequent density separation using a zinc chloride solution. For analysis, attenuated total reflection Fourier-transform infrared spectroscopy (ATR-FT-IR) and focal plane array (FPA)-based transmission micro-FT-IR imaging were applied. This allowed the identification of polymers of all MP down to a size of 20 μm. In all effluents MP was found with quantities ranging from 0 to 5 × 101 m−3 MP &gt; 500 μm and 1 × 101 to 9 × 103 m−3 MP &lt; 500 μm. By far, polyethylene was the most frequent polymer type in both size classes. Quantities of synthetic fibres ranged from 9 × 101 to 1 × 103 m−3 and were predominantly made of polyester. Considering the annual effluxes of tested WWTPs, total discharges of 9 × 107 to 4 × 109 MP particles and fibres per WWTP could be expected. Interestingly, one tertiary WWTP had an additionally installed post-filtration that reduced the total MP discharge by 97%. Furthermore, the sewage sludge of six WWTPs was examined and the existence of MP, predominantly polyethylene, revealed. Our findings suggest that WWTPs could be a sink but also a source of MP and thus can be considered to play an important role for environmental MP pollution.","container-title":"Water Research","DOI":"10.1016/j.watres.2016.11.015","ISSN":"0043-1354","journalAbbreviation":"Water Research","page":"365-372","source":"ScienceDirect","title":"Identification of microplastic in effluents of waste water treatment plants using focal plane array-based micro-Fourier-transform infrared imaging","volume":"108","author":[{"family":"Mintenig","given":"S. M."},{"family":"Int-Veen","given":"I."},{"family":"Löder","given":"M. G. J."},{"family":"Primpke","given":"S."},{"family":"Gerdts","given":"G."}],"issued":{"date-parts":[["2017",1,1]]}}}],"schema":"https://github.com/citation-style-language/schema/raw/master/csl-citation.json"} </w:instrText>
        <w:fldChar w:fldCharType="separate"/>
      </w:r>
      <w:r>
        <w:rPr>
          <w:rFonts w:eastAsiaTheme="minorHAnsi"/>
          <w:vertAlign w:val="superscript"/>
          <w14:ligatures w14:val="standardContextual"/>
        </w:rPr>
        <w:t>46–48</w:t>
      </w:r>
      <w:r>
        <w:fldChar w:fldCharType="end"/>
        <w:t xml:space="preserve">. </w:t>
      </w:r>
      <w:bookmarkStart w:id="21" w:name="_Hlk239592586"/>
      <w:r>
        <w:t>these flux estimates also include only the empirically quantified 50-500 µm fraction. Because particle abundance generally increases exponentially with decreasing size</w:t>
        <w:fldChar w:fldCharType="begin"/>
        <w:instrText xml:space="preserve"> ADDIN ZOTERO_ITEM CSL_CITATION {"citationID":"uCJYtkPC","properties":{"unsorted":false,"formattedCitation":"\\super 21\\uc0\\u8211{}24\\nosupersub{}","plainCitation":"21–24","noteIndex":0},"citationItems":[{"id":11742,"uris":["http://zotero.org/users/11732030/items/86TCB5I8"],"itemData":{"id":11742,"type":"article-journal","abstract":"Because\nof their diverse sizes, shapes, and densities, environmental\nmicroplastics are often perceived as complex. Many studies struggle with this complexity and either address only a part of this diversity or present data using discrete classifications for sizes, shapes, and densities. We argue that such classifications will never be fully satisfactory, as any definition using classes does not capture the essentially continuous nature of environmental microplastic. Therefore, we propose to simplify microplastics by fully defining them through a three-dimensional (3D) probability distribution, with size, shape, and density as dimensions. In addition to introducing the concept, we parametrize these probability distributions, using empirical data. This parametrization results in an approximate yet realistic representation of “true” environmental microplastic. This approach\nto simplifying microplastic could be applicable to exposure measurements, effect studies, and fate modeling. Furthermore, it allows for easy comparison between studies, irrespective of sampling or laboratory setup. We demonstrate how the 3D probability distribution of environmental versus ingested microplastic can be helpful in understanding the bioavailability of and exposure to microplastic. We argue that the concept of simplified microplastic will also be helpful in probabilistic risk modeling, which would greatly enhance our understanding of the risk that microplastics pose to the environment.","container-title":"Environmental Science &amp; Technology Letters","DOI":"10.1021/acs.estlett.9b00379","ISSN":"2328-8930","issue":"9","journalAbbreviation":"Environ. Sci. Technol. Lett.","page":"551-557","source":"Silverchair","title":"Simplifying Microplastic via Continuous Probability Distributions for Size, Shape, and Density","volume":"6","author":[{"family":"Kooi","given":"Merel"},{"family":"Koelmans","given":"Albert A."}],"issued":{"date-parts":[["2019",7,17]]}}},{"id":3309,"uris":["http://zotero.org/users/11732030/items/NVRGQCEN"],"itemData":{"id":3309,"type":"article-journal","container-title":"Environmental Pollution","DOI":"10.1016/j.envpol.2020.114721","ISSN":"0269-7491","page":"114721","publisher":"Elsevier Ltd","title":"Are we underestimating microplastic abundance in the marine environment? A comparison of microplastic capture with nets of different mesh-size","volume":"265","author":[{"family":"Lindeque","given":"Penelope K"},{"family":"Cole","given":"Matthew"},{"family":"Coppock","given":"Rachel L"},{"family":"Lewis","given":"Ceri N"},{"family":"Miller","given":"Rachael Z"},{"family":"Watts","given":"Andrew J R"},{"family":"Wilson-mcneal","given":"Alice"},{"family":"Wright","given":"Stephanie L"},{"family":"Galloway","given":"Tamara S"}],"issued":{"date-parts":[["2020"]]}}},{"id":11761,"uris":["http://zotero.org/users/11732030/items/C3C33RDF"],"itemData":{"id":11761,"type":"article-journal","abstract":"Microplastics come in a variety of shapes, polymer types and sizes. Due to the lack of a harmonised approach to analyse and quantify microplastics, there are huge disparities in size detection limits and size classifications used in the literature. This has caused large variations in reported microplastic data and has made comparing microplastic abundance between studies extremely challenging. Herein, we applied a simple mathematical approach that allows for a meaningful comparison between size and abundance (number of particles) of microplastics irrespective of the size classifications used. This method was validated using two separate datasets (microplastics in air and sediment) and applied to re-analyse 127 publications reporting microplastics in various environmental matrices. We demonstrate a strong negative linear relationship between microplastic concentrations and their sizes with comparable slopes across all matrices. Using this method, it is possible to compare the concentration of microplastics of various sizes between studies. It also allows estimation of the abundance of microplastics of a specific size where data are not available. This enables researchers to predict environmentally relevant concentrations of microplastics (particularly for smaller microplastics) and provide realistic exposure scenarios in future toxicity studies, which will greatly improve our understanding of the risks that microplastics pose to living organisms.","container-title":"Environmental Pollution","DOI":"10.1016/j.envpol.2022.120984","ISSN":"02697491","journalAbbreviation":"Environmental Pollution","language":"en","page":"120984","source":"DOI.org (Crossref)","title":"Analysis of the literature shows a remarkably consistent relationship between size and abundance of microplastics across different environmental matrices","volume":"319","author":[{"family":"Leusch","given":"Frederic Dl."},{"family":"Lu","given":"Hsuan-Cheng"},{"family":"Perera","given":"Kushani"},{"family":"Neale","given":"Peta A."},{"family":"Ziajahromi","given":"Shima"}],"issued":{"date-parts":[["2023",2]]}}},{"id":11732,"uris":["http://zotero.org/users/11732030/items/UKNLLT6M"],"itemData":{"id":11732,"type":"article-journal","abstract":"Spectroscopic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A."}],"issued":{"date-parts":[["2026",1,1]]}}}],"schema":"https://github.com/citation-style-language/schema/raw/master/csl-citation.json"} </w:instrText>
        <w:fldChar w:fldCharType="separate"/>
      </w:r>
      <w:r>
        <w:rPr>
          <w:rFonts w:eastAsiaTheme="minorHAnsi"/>
          <w:vertAlign w:val="superscript"/>
          <w14:ligatures w14:val="standardContextual"/>
        </w:rPr>
        <w:t>21–24</w:t>
      </w:r>
      <w:r>
        <w:fldChar w:fldCharType="end"/>
        <w:t>, restricting measurements to this size range likely excludes a numerically dominant fraction of the microplastic population. We therefore used the observed particle-size distributions to quantify how much microplastic abundance may lie outside the directly quantified size range.</w:t>
      </w:r>
      <w:bookmarkEnd w:id="21"/>
    </w:p>
    <w:p w14:paraId="4AB82A3D" w14:textId="77777777" w:rsidR="00C6114D" w:rsidRDefault="00C6114D" w:rsidP="00181D98">
      <w:pPr>
        <w:spacing w:line="480" w:lineRule="auto"/>
        <w:rPr>
          <w:i/>
          <w:iCs/>
        </w:rPr>
      </w:pPr>
    </w:p>
    <w:p w14:paraId="163938A9" w14:textId="77777777" w:rsidR="00C6114D" w:rsidRDefault="00C6114D" w:rsidP="00181D98">
      <w:pPr>
        <w:spacing w:line="480" w:lineRule="auto"/>
        <w:rPr>
          <w:i/>
          <w:iCs/>
        </w:rPr>
      </w:pPr>
      <w:r>
        <w:rPr>
          <w:i/>
          <w:iCs/>
        </w:rPr>
        <w:t>Particle-size distributions reveal substantial unmeasured microplastics</w:t>
      </w:r>
    </w:p>
    <w:p w14:paraId="2C3F5E59" w14:textId="29A30E87" w:rsidR="00C6114D" w:rsidRDefault="004E28FE" w:rsidP="00181D98">
      <w:pPr>
        <w:spacing w:line="480" w:lineRule="auto"/>
        <w:ind w:firstLine="720"/>
        <w:jc w:val="both"/>
      </w:pPr>
      <w:r>
        <w:lastRenderedPageBreak/>
      </w:r>
      <w:r>
        <w:t xml:space="preserve">As in numerous other studies, our microplastic abundance increased strongly with decreasing particle size, and </w:t>
      </w:r>
      <w:del w:id="90056" w:author="Claude" w:date="2026-10-14T12:00:00Z">
        <w:r>
          <w:delText xml:space="preserve">pooled river-water C-PSDs were well described by power-law relationships</w:delText>
        </w:r>
      </w:del>
      <w:ins w:id="90057" w:author="Claude" w:date="2026-10-14T12:00:00Z">
        <w:r>
          <w:t xml:space="preserve">pooled river-water particle-size distributions were well described by power-law relationships</w:t>
        </w:r>
      </w:ins>
      <w:r>
        <w:t xml:space="preserve"> (all particles</w:t>
      </w:r>
      <w:ins w:id="22" w:author="Coffin, Scott@OEHHA" w:date="2026-09-25T17:07:00Z" w16du:dateUtc="2026-09-26T00:07:00Z">
        <w:r>
          <w:t xml:space="preserve"> </w:t>
        </w:r>
        <w:r>
          <w:rPr>
            <w:i/>
            <w:iCs/>
          </w:rPr>
          <w:t>a’</w:t>
        </w:r>
      </w:ins>
      <w:r>
        <w:t xml:space="preserve">: = </w:t>
      </w:r>
      <w:del w:id="90058" w:author="Claude" w:date="2026-10-14T12:00:00Z">
        <w:r>
          <w:delText xml:space="preserve">-1.920 ± 0.035 SE, R² = 0.988</w:delText>
        </w:r>
      </w:del>
      <w:ins w:id="90059" w:author="Claude" w:date="2026-10-14T12:00:00Z">
        <w:r>
          <w:t xml:space="preserve">-1.394 ± 0.040 SE, n = 3,680 particles in the window</w:t>
        </w:r>
      </w:ins>
      <w:r>
        <w:t xml:space="preserve">). Particle morphology strongly influenced the size distribution: </w:t>
      </w:r>
      <w:del w:id="90072" w:author="Claude" w:date="2026-10-14T12:00:00Z">
        <w:r>
          <w:delText xml:space="preserve">fragments exhibited a substantially steeper C-PSD slope</w:delText>
        </w:r>
      </w:del>
      <w:ins w:id="90073" w:author="Claude" w:date="2026-10-14T12:00:00Z">
        <w:r>
          <w:t xml:space="preserve">fragments exhibited a substantially steeper slope</w:t>
        </w:r>
      </w:ins>
      <w:r>
        <w:t xml:space="preserve"> (</w:t>
      </w:r>
      <w:r>
        <w:rPr>
          <w:i/>
          <w:iCs/>
        </w:rPr>
        <w:t>a</w:t>
      </w:r>
      <w:r>
        <w:rPr>
          <w:rStyle w:val="mord"/>
        </w:rPr>
        <w:t>′</w:t>
      </w:r>
      <w:r>
        <w:t xml:space="preserve"> = </w:t>
      </w:r>
      <w:del w:id="90060" w:author="Claude" w:date="2026-10-14T12:00:00Z">
        <w:r>
          <w:delText xml:space="preserve">-2.739 ± 0.038, R² = 0.993</w:delText>
        </w:r>
      </w:del>
      <w:ins w:id="90061" w:author="Claude" w:date="2026-10-14T12:00:00Z">
        <w:r>
          <w:t xml:space="preserve">-1.999 ± 0.051, n = 2,781 particles in the window</w:t>
        </w:r>
      </w:ins>
      <w:r>
        <w:t xml:space="preserve">) than fibers (</w:t>
      </w:r>
      <w:r>
        <w:rPr>
          <w:i/>
          <w:iCs/>
        </w:rPr>
        <w:t>a</w:t>
      </w:r>
      <w:r>
        <w:rPr>
          <w:rStyle w:val="mord"/>
        </w:rPr>
        <w:t>′</w:t>
      </w:r>
      <w:r>
        <w:t xml:space="preserve"> = </w:t>
      </w:r>
      <w:del w:id="90062" w:author="Claude" w:date="2026-10-14T12:00:00Z">
        <w:r>
          <w:delText xml:space="preserve">-1.671 ± 0.046, R² = 0.970</w:delText>
        </w:r>
      </w:del>
      <w:ins w:id="90063" w:author="Claude" w:date="2026-10-14T12:00:00Z">
        <w:r>
          <w:t xml:space="preserve">0.048 ± 0.072, n = 899 particles in the window</w:t>
        </w:r>
      </w:ins>
      <w:r>
        <w:t xml:space="preserve">; Fig. 6). This difference is consistent with the dimensional dependence of plastic fragmentation, whereby fragmentation of three-dimensional particles produces a more rapid increase in abundance with decreasing size than fragmentation of elongated fibers</w:t>
      </w:r>
      <w:r>
        <w:fldChar w:fldCharType="begin"/>
      </w:r>
      <w:r>
        <w:instrText xml:space="preserve"> ADDIN ZOTERO_ITEM CSL_CITATION {"citationID":"qtyreXDE","properties":{"unsorted":false,"formattedCitation":"\\super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Pr>
          <w:rFonts w:eastAsiaTheme="minorHAnsi"/>
          <w:vertAlign w:val="superscript"/>
          <w14:ligatures w14:val="standardContextual"/>
        </w:rPr>
        <w:t>25</w:t>
      </w:r>
      <w:r>
        <w:fldChar w:fldCharType="end"/>
      </w:r>
      <w:r>
        <w:t xml:space="preserve">. </w:t>
      </w:r>
      <w:commentRangeStart w:id="23"/>
      <w:r>
        <w:t xml:space="preserve">Converted to the differential-slope convention </w:t>
      </w:r>
      <w:commentRangeEnd w:id="23"/>
      <w:r>
        <w:rPr>
          <w:rStyle w:val="CommentReference"/>
          <w:sz w:val="24"/>
          <w:szCs w:val="24"/>
        </w:rPr>
        <w:commentReference w:id="23"/>
      </w:r>
      <w:r>
        <w:t xml:space="preserve">used for comparison among studies, our fragment slope </w:t>
      </w:r>
      <w:del w:id="90064" w:author="Claude" w:date="2026-10-14T12:00:00Z">
        <w:r>
          <w:delText xml:space="preserve">(</w:delText>
        </w:r>
      </w:del>
      <w:del w:id="90065" w:author="Claude" w:date="2026-10-14T12:00:00Z">
        <w:r>
          <w:rPr>
            <w:i/>
            <w:iCs/>
          </w:rPr>
          <w:delText xml:space="preserve">a</w:delText>
        </w:r>
      </w:del>
      <w:del w:id="90066" w:author="Claude" w:date="2026-10-14T12:00:00Z">
        <w:r>
          <w:delText xml:space="preserve"> = -3.74)</w:delText>
        </w:r>
      </w:del>
      <w:ins w:id="90067" w:author="Claude" w:date="2026-10-14T12:00:00Z">
        <w:r>
          <w:t xml:space="preserve">(a = -3.00)</w:t>
        </w:r>
      </w:ins>
      <w:r>
        <w:t xml:space="preserve"> was steeper than the fiber slope </w:t>
      </w:r>
      <w:del w:id="90068" w:author="Claude" w:date="2026-10-14T12:00:00Z">
        <w:r>
          <w:delText xml:space="preserve">(</w:delText>
        </w:r>
      </w:del>
      <w:del w:id="90069" w:author="Claude" w:date="2026-10-14T12:00:00Z">
        <w:r>
          <w:rPr>
            <w:i/>
            <w:iCs/>
          </w:rPr>
          <w:delText xml:space="preserve">a</w:delText>
        </w:r>
      </w:del>
      <w:del w:id="90070" w:author="Claude" w:date="2026-10-14T12:00:00Z">
        <w:r>
          <w:delText xml:space="preserve"> = -2.67)</w:delText>
        </w:r>
      </w:del>
      <w:ins w:id="90071" w:author="Claude" w:date="2026-10-14T12:00:00Z">
        <w:r>
          <w:t xml:space="preserve">(a = -0.95)</w:t>
        </w:r>
      </w:ins>
      <w:r>
        <w:t xml:space="preserve">, consistent with morphology-dependent differences reported across environmental microplastic datasets</w:t>
      </w:r>
      <w:r>
        <w:fldChar w:fldCharType="begin"/>
      </w:r>
      <w:r>
        <w:instrText xml:space="preserve"> ADDIN ZOTERO_ITEM CSL_CITATION {"citationID":"Se4KndeC","properties":{"unsorted":false,"formattedCitation":"\\super 25\\nosupersub{}","plainCitation":"25","noteIndex":0},"citationItems":[{"id":11720,"uris":["http://zotero.org/users/11732030/items/4PYNHCUY"],"itemData":{"id":11720,"type":"article-journal","abstract":"Studies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E."}],"issued":{"date-parts":[["2026",6,6]]}}}],"schema":"https://github.com/citation-style-language/schema/raw/master/csl-citation.json"} </w:instrText>
      </w:r>
      <w:r>
        <w:fldChar w:fldCharType="separate"/>
      </w:r>
      <w:r>
        <w:rPr>
          <w:rFonts w:eastAsiaTheme="minorHAnsi"/>
          <w:vertAlign w:val="superscript"/>
          <w14:ligatures w14:val="standardContextual"/>
        </w:rPr>
        <w:t>25</w:t>
      </w:r>
      <w:r>
        <w:fldChar w:fldCharType="end"/>
      </w:r>
      <w:r>
        <w:t>.</w:t>
      </w:r>
    </w:p>
    <w:p w14:paraId="16134397" w14:textId="383ACB31" w:rsidR="00C6114D" w:rsidRDefault="00C6114D" w:rsidP="00181D98">
      <w:pPr>
        <w:spacing w:line="480" w:lineRule="auto"/>
        <w:ind w:firstLine="720"/>
        <w:jc w:val="both"/>
      </w:pPr>
      <w:r>
        <w:t xml:space="preserve">Particle-size distributions also differed strongly among rivers despite the absence of significant differences in measured microplastic concentrations. </w:t>
      </w:r>
      <w:commentRangeStart w:id="24"/>
      <w:del w:id="90074" w:author="Claude" w:date="2026-10-14T12:00:00Z">
        <w:r>
          <w:delText xml:space="preserve">River-specific C-PSD slopes ranged from</w:delText>
        </w:r>
      </w:del>
      <w:ins w:id="90075" w:author="Claude" w:date="2026-10-14T12:00:00Z">
        <w:r>
          <w:t xml:space="preserve">River-specific slopes ranged from</w:t>
        </w:r>
      </w:ins>
      <w:r>
        <w:t xml:space="preserve"> </w:t>
      </w:r>
      <w:del w:id="90076" w:author="Claude" w:date="2026-10-14T12:00:00Z">
        <w:r>
          <w:delText xml:space="preserve">-1.493 ± 0.068 in the Salinas River and -1.503 ± 0.074 in the Carmel River to -1.975 ± 0.050 in the San Lorenzo River and -2.711 ± 0.063 in the Pajaro River</w:delText>
        </w:r>
      </w:del>
      <w:ins w:id="90077" w:author="Claude" w:date="2026-10-14T12:00:00Z">
        <w:r>
          <w:t xml:space="preserve">-1.159 ± 0.075 in the Carmel River and -1.258 ± 0.101 in the Salinas River to -1.486 ± 0.079 in the San Lorenzo River and -1.585 ± 0.072 in the Pajaro River</w:t>
        </w:r>
      </w:ins>
      <w:r>
        <w:t xml:space="preserve"> (Fig. 6). Heterogeneity among river-specific slopes was substantial (Cochran’s </w:t>
      </w:r>
      <w:r>
        <w:rPr>
          <w:i/>
          <w:iCs/>
        </w:rPr>
        <w:t>Q</w:t>
      </w:r>
      <w:del w:id="90078" w:author="Claude" w:date="2026-10-14T12:00:00Z">
        <w:r>
          <w:delText xml:space="preserve"> = 227.4, </w:delText>
        </w:r>
      </w:del>
      <w:ins w:id="90079" w:author="Claude" w:date="2026-10-14T12:00:00Z">
        <w:r>
          <w:t xml:space="preserve"> = 19.9, </w:t>
        </w:r>
      </w:ins>
      <w:r>
        <w:rPr>
          <w:rStyle w:val="Emphasis"/>
        </w:rPr>
        <w:t>P</w:t>
      </w:r>
      <w:r>
        <w:t xml:space="preserve"> &lt; 0.00</w:t>
      </w:r>
      <w:commentRangeEnd w:id="24"/>
      <w:r>
        <w:rPr>
          <w:rStyle w:val="CommentReference"/>
          <w:sz w:val="24"/>
          <w:szCs w:val="24"/>
        </w:rPr>
        <w:commentReference w:id="24"/>
      </w:r>
      <w:r>
        <w:t xml:space="preserve">1, </w:t>
      </w:r>
      <w:r>
        <w:rPr>
          <w:i/>
          <w:iCs/>
        </w:rPr>
        <w:t>I</w:t>
      </w:r>
      <w:r>
        <w:rPr>
          <w:vertAlign w:val="superscript"/>
        </w:rPr>
        <w:t>2</w:t>
      </w:r>
      <w:del w:id="90080" w:author="Claude" w:date="2026-10-14T12:00:00Z">
        <w:r>
          <w:delText xml:space="preserve"> = 98.7%)</w:delText>
        </w:r>
      </w:del>
      <w:ins w:id="90081" w:author="Claude" w:date="2026-10-14T12:00:00Z">
        <w:r>
          <w:t xml:space="preserve"> = 84.9%)</w:t>
        </w:r>
      </w:ins>
      <w:r>
        <w:t xml:space="preserve">, </w:t>
      </w:r>
      <w:del w:id="90082" w:author="Claude" w:date="2026-10-14T12:00:00Z">
        <w:r>
          <w:delText xml:space="preserve">indicating pronounced differences among watersheds in the relative abundance of small versus large microplastics.</w:delText>
        </w:r>
      </w:del>
      <w:ins w:id="90083" w:author="Claude" w:date="2026-10-14T12:00:00Z">
        <w:r>
          <w:t xml:space="preserve">indicating pronounced differences among watersheds in the relative abundance of small versus large microplastics. C-PSD fits gave steeper slopes for Carmel (-1.61), Pajaro (-2.46) and Salinas (-2.04), because these rivers held only 28–52% of the particles above 500 µm expected from the power law, and every cumulative point also counts those particles; subtracting field-blank particles did not remove the difference (Supporting Information).</w:t>
        </w:r>
      </w:ins>
      <w:r>
        <w:t xml:space="preserve"> </w:t>
      </w:r>
      <w:del w:id="90006" w:author="Claude" w:date="2026-10-14T12:00:00Z">
        <w:r>
          <w:delText xml:space="preserve">Our differential fragment PSD slope (</w:delText>
        </w:r>
      </w:del>
      <w:del w:id="90007" w:author="Claude" w:date="2026-10-14T12:00:00Z">
        <w:r>
          <w:rPr>
            <w:i/>
            <w:iCs/>
          </w:rPr>
          <w:delText xml:space="preserve">a</w:delText>
        </w:r>
      </w:del>
      <w:del w:id="90008" w:author="Claude" w:date="2026-10-14T12:00:00Z">
        <w:r>
          <w:delText xml:space="preserve"> = -3.74) was </w:delText>
        </w:r>
      </w:del>
      <w:commentRangeStart w:id="25"/>
      <w:commentRangeStart w:id="803"/>
      <w:del w:id="90009" w:author="Claude" w:date="2026-10-14T12:00:00Z">
        <w:r>
          <w:delText xml:space="preserve">within the range reported </w:delText>
        </w:r>
      </w:del>
      <w:commentRangeEnd w:id="803"/>
      <w:commentRangeEnd w:id="25"/>
      <w:r>
        <w:rPr>
          <w:rStyle w:val="CommentReference"/>
          <w:sz w:val="24"/>
          <w:szCs w:val="24"/>
        </w:rPr>
        <w:commentReference w:id="25"/>
      </w:r>
      <w:r>
        <w:commentReference w:id="803"/>
      </w:r>
      <w:del w:id="90010" w:author="Claude" w:date="2026-10-14T12:00:00Z">
        <w:r>
          <w:delText xml:space="preserve">from particle-resolved µFTIR measurements of Dutch river suspended solids</w:delText>
        </w:r>
      </w:del>
      <w:ins w:id="90011" w:author="Claude" w:date="2026-10-14T12:00:00Z">
        <w:r>
          <w:t xml:space="preserve">Across the four rivers, our differential slopes had a median of </w:t>
        </w:r>
        <w:r>
          <w:t xml:space="preserve">−2.37 (IQR −2.51 to −2.23; n = 4)</w:t>
        </w:r>
        <w:r>
          <w:t xml:space="preserve">, compared with medians of </w:t>
        </w:r>
        <w:r>
          <w:t xml:space="preserve">−2.32 (range −2.35 to −2.29; n = 2)</w:t>
        </w:r>
        <w:r>
          <w:t xml:space="preserve"> for FTIR and </w:t>
        </w:r>
        <w:r>
          <w:t xml:space="preserve">−3.31 (IQR −3.56 to −2.98; n = 5)</w:t>
        </w:r>
        <w:r>
          <w:t xml:space="preserve"> for LDIR fits to Dutch river water</w:t>
        </w:r>
        <w:r>
          <w:rPr>
            <w:vertAlign w:val="superscript"/>
          </w:rPr>
          <w:t xml:space="preserve">51</w:t>
        </w:r>
        <w:r>
          <w:t xml:space="preserve"> (Fig. 8). The Dutch slopes were fitted by maximum likelihood above an estimated lower size limit, with no upper bound; in our data that estimator was steepened by the shortage of large particles described above, so this comparison is indicative only. These water-column data differ from particle-resolved µFTIR measurements of Dutch river suspended solids (per mass of sediment), whose site-mean slopes ranged from −3.89 to −3.19; our fragment slope (</w:t>
        </w:r>
        <w:r>
          <w:rPr>
            <w:i/>
            <w:iCs/>
          </w:rPr>
          <w:t xml:space="preserve">a</w:t>
        </w:r>
        <w:r>
          <w:t xml:space="preserve"> = −3.00) is shallower than that range</w:t>
        </w:r>
      </w:ins>
      <w:r>
        <w:fldChar w:fldCharType="begin"/>
      </w:r>
      <w:r>
        <w:instrText xml:space="preserve"> ADDIN ZOTERO_ITEM CSL_CITATION {"citationID":"zXr83Qzg","properties":{"unsorted":false,"formattedCitation":"\\super 23\\nosupersub{}","plainCitation":"23","noteIndex":0},"citationItems":[{"id":11732,"uris":["http://zotero.org/users/11732030/items/UKNLLT6M"],"itemData":{"id":11732,"type":"article-journal","abstract":"Spectroscopic detection methods are considered the gold standard in microplastic research, but they are not yet fully standardized. Results, such as numerical concentrations from different studies, are often reported and compared without considering all the relevant factors during the analysis process that may influence these concentrations. For the first time, we quantify the influence of both the sieve mesh sizes used during laboratory microplastic extraction and the choice of objective (4×, 15×, or 25× magnification) in μFTIR analysis on microplastics number and mass concentrations in suspended solids samples from two Dutch rivers. A high-resolution μFTIR objective and thus lower size detection limit enhances the detection of particles just above this limit, thereby increasing the total number of detected particles. Size distributions captured with a 4× objective (20.6 μm pixel resolution) differed significantly from those with a 15× (5.5 μm) and 25× objective (3.3 μm), while the results for the 15× and 25× objectives were more comparable. Using the 15× objective appears to be a reasonable choice, as lowering the detection limit further would only marginally improve results while significantly increasing workload. During extraction, sieves with mesh sizes of 20 μm and 5 μm did not produce sharp size cut-offs. By applying cascade filtration, it was possible to determine whether the actual size boundaries of the retained particles matched these nominal limits. Our findings indicate that 14–38 % of the particles are nominally either too large or too small to be retained by a given sieve mesh size. Due to negligible differences for polymer type and size distributions found on the 20 and 5 μm sieves, the 20 μm sieve is recommended for an improved time efficiency in microplastic analysis. To further improve comparability across studies, we recommend expanding datasets as measured here so that read-across techniques can be developed, allowing conversion between the diverse resolutions and mesh sizes applied.","container-title":"Talanta","DOI":"10.1016/j.talanta.2025.128417","ISSN":"0039-9140","journalAbbreviation":"Talanta","page":"128417","source":"ScienceDirect","title":"Implications of method- and instrument-based size detection limits in μFTIR-based microplastic analysis","volume":"296","author":[{"family":"Wang","given":"Siting"},{"family":"Mintenig","given":"Svenja M."},{"family":"Wu","given":"Jing"},{"family":"Koelmans","given":"Albert A."}],"issued":{"date-parts":[["2026",1,1]]}}}],"schema":"https://github.com/citation-style-language/schema/raw/master/csl-citation.json"} </w:instrText>
      </w:r>
      <w:r>
        <w:fldChar w:fldCharType="separate"/>
      </w:r>
      <w:r>
        <w:rPr>
          <w:rFonts w:eastAsiaTheme="minorHAnsi"/>
          <w:vertAlign w:val="superscript"/>
          <w14:ligatures w14:val="standardContextual"/>
        </w:rPr>
        <w:t>23</w:t>
      </w:r>
      <w:r>
        <w:fldChar w:fldCharType="end"/>
      </w:r>
      <w:r>
        <w:t>. Differences from slopes derived using coarser-mesh sampling further underscore the importance of analytical size range when comparing reported microplastic concentrations, because exclusion of the numerically abundant smaller size fraction can substantially alter estimated PSD slopes and concentrations</w:t>
      </w:r>
      <w:r>
        <w:fldChar w:fldCharType="begin"/>
      </w:r>
      <w:r>
        <w:instrText xml:space="preserve"> ADDIN ZOTERO_ITEM CSL_CITATION {"citationID":"EdLg16x5","properties":{"unsorted":false,"formattedCitation":"\\super 22,25\\nosupersub{}","plainCitation":"22,25","noteIndex":0},"citationItems":[{"id":11720,"uris":["http://zotero.org/users/11732030/items/4PYNHCUY"],"itemData":{"id":11720,"type":"article-journal","abstract":"Studies reporting environmental microplastic (MP) concentrations typically do so for variable MP size ranges, depending on sampling, processing and analytical detection methods. However, MP number concentrations in the environment increase exponentially with decreasing particle size. This leads to difficulties in intercomparison and extrapolation of studies, which is critical for data reviews, plastic dispersion modeling, and environmental and human health risk assessment. In this study, we summarize the current understanding of environmental MP particle size distribution (PSD), based on the power law model. We highlight how standard linear regression of the power law slope is strongly biased by data binning, and show that fitting a cumulative PSD (C-PSD) removes the binning bias. The existing MP size-alignment framework is extended to C-PSDs to extrapolate observed MP number and mass concentrations to the full MP size range (1 to 5000 μm, noted M P 1−5000µ m), or any other sub-size range. We confront the C-PSD power law model with 81 published ocean and atmosphere PSDs from the literature, compiled in the MPsizeBase open access database. We find that fitted power law slopes for fragments (-2.66 ± 0.68) are steeper than for fibers (-1.86 ± 0.36), reflecting fragmentation dimensionality. Among MP fragments, PSD slopes do not vary significantly between the atmosphere, surface and subsurface ocean. We further demonstrate that the large discrepancy between surface ocean MP concentrations measured by net tows and discrete, pumped samples arise primarily from their different minimum detectable MP sizes. After aligning datasets to a common size range, net tow and pumped MP fragment concentrations converge satisfactorily, while MP fiber concentration alignment is more uncertain due to fiber sampling loss and detection limitations. Across all 81 MP PSD datasets analysed, size-aligned M P 1−5000µ mnumber and mass concentrations are respectively 700x and 3x higher than reported concentrations, reflecting the high abundance of small particles predicted by the power law PSD. Together, these findings imply that size extrapolation to a common range is essential to intercompare datasets and to distinguish environmental patterns from methodological artifacts.","container-title":"Microplastics and Nanoplastics","DOI":"10.1186/s43591-026-00205-5","ISSN":"2662-4966","issue":"1","journalAbbreviation":"Micropl.&amp;Nanopl.","language":"en","page":"45","source":"DOI.org (Crossref)","title":"Using the power law size distribution to extrapolate and compare microplastic number and mass concentrations in environmental media","volume":"6","author":[{"family":"Segur","given":"Théo"},{"family":"Hough","given":"Ian"},{"family":"Dobiasova","given":"Nela"},{"family":"Voisin","given":"Didier"},{"family":"Richon","given":"Camille"},{"family":"Angot","given":"Hélène"},{"family":"Thomas","given":"Jennie L."},{"family":"Sonke","given":"Jeroen E."}],"issued":{"date-parts":[["2026",6,6]]}}},{"id":11761,"uris":["http://zotero.org/users/11732030/items/C3C33RDF"],"itemData":{"id":11761,"type":"article-journal","abstract":"Microplastics come in a variety of shapes, polymer types and sizes. Due to the lack of a harmonised approach to analyse and quantify microplastics, there are huge disparities in size detection limits and size classifications used in the literature. This has caused large variations in reported microplastic data and has made comparing microplastic abundance between studies extremely challenging. Herein, we applied a simple mathematical approach that allows for a meaningful comparison between size and abundance (number of particles) of microplastics irrespective of the size classifications used. This method was validated using two separate datasets (microplastics in air and sediment) and applied to re-analyse 127 publications reporting microplastics in various environmental matrices. We demonstrate a strong negative linear relationship between microplastic concentrations and their sizes with comparable slopes across all matrices. Using this method, it is possible to compare the concentration of microplastics of various sizes between studies. It also allows estimation of the abundance of microplastics of a specific size where data are not available. This enables researchers to predict environmentally relevant concentrations of microplastics (particularly for smaller microplastics) and provide realistic exposure scenarios in future toxicity studies, which will greatly improve our understanding of the risks that microplastics pose to living organisms.","container-title":"Environmental Pollution","DOI":"10.1016/j.envpol.2022.120984","ISSN":"02697491","journalAbbreviation":"Environmental Pollution","language":"en","page":"120984","source":"DOI.org (Crossref)","title":"Analysis of the literature shows a remarkably consistent relationship between size and abundance of microplastics across different environmental matrices","volume":"319","author":[{"family":"Leusch","given":"Frederic Dl."},{"family":"Lu","given":"Hsuan-Cheng"},{"family":"Perera","given":"Kushani"},{"family":"Neale","given":"Peta A."},{"family":"Ziajahromi","given":"Shima"}],"issued":{"date-parts":[["2023",2]]}}}],"schema":"https://github.com/citation-style-language/schema/raw/master/csl-citation.json"} </w:instrText>
      </w:r>
      <w:r>
        <w:fldChar w:fldCharType="separate"/>
      </w:r>
      <w:r>
        <w:rPr>
          <w:rFonts w:eastAsiaTheme="minorHAnsi"/>
          <w:vertAlign w:val="superscript"/>
          <w14:ligatures w14:val="standardContextual"/>
        </w:rPr>
        <w:t>22,25</w:t>
      </w:r>
      <w:r>
        <w:fldChar w:fldCharType="end"/>
      </w:r>
      <w:r>
        <w:t>.</w:t>
      </w:r>
    </w:p>
    <w:p>
      <w:pPr>
        <w:spacing w:line="480" w:lineRule="auto"/>
        <w:ind w:firstLine="720"/>
        <w:jc w:val="both"/>
        <w:rPr>
          <w:ins w:id="90012" w:author="Claude" w:date="2026-10-14T12:00:00Z"/>
        </w:rPr>
      </w:pPr>
      <w:ins w:id="90013" w:author="Claude" w:date="2026-10-14T12:00:00Z">
        <w:r>
          <w:t xml:space="preserve">Rescaled to our 50–500 µm sieve window, which requires only interior rescaling for every dataset, Dutch river water measured over 20–5000 µm (FTIR) or 10–500 µm (LDIR) had medians of </w:t>
        </w:r>
        <w:r>
          <w:t xml:space="preserve">250 (IQR 160–310; n = 11)</w:t>
        </w:r>
        <w:r>
          <w:t xml:space="preserve"> (Meuse), </w:t>
        </w:r>
        <w:r>
          <w:t xml:space="preserve">350 (IQR 98–1,600; n = 22)</w:t>
        </w:r>
        <w:r>
          <w:t xml:space="preserve"> (Dommel), </w:t>
        </w:r>
        <w:r>
          <w:t xml:space="preserve">9,000 (range 5,500–13,000; n = 2)</w:t>
        </w:r>
        <w:r>
          <w:t xml:space="preserve"> (Rhine) and </w:t>
        </w:r>
        <w:r>
          <w:t xml:space="preserve">3,200 (range 1,500–4,800; n = 2)</w:t>
        </w:r>
        <w:r>
          <w:t xml:space="preserve"> (Lek canal) particles m⁻³, versus </w:t>
        </w:r>
        <w:r>
          <w:t xml:space="preserve">190 (IQR 78–500; n = 56)</w:t>
        </w:r>
        <w:r>
          <w:t xml:space="preserve"> particles m⁻³ measured here (Fig. 7a). </w:t>
        </w:r>
        <w:r>
          <w:t xml:space="preserve">The interquartile range of our samples overlapped that of the FTIR-measured Meuse and Dommel, whereas every LDIR sample from the Rhine and Lek canal exceeded our upper quartile; with two LDIR samples per water body and different analytical techniques, these differences should not be generalized. Extrapolated to 1–5000 µm, Dutch medians ranged from </w:t>
        </w:r>
        <w:r>
          <w:t xml:space="preserve">39,000</w:t>
        </w:r>
        <w:r>
          <w:t xml:space="preserve"> (</w:t>
        </w:r>
        <w:r>
          <w:t xml:space="preserve">Meuse</w:t>
        </w:r>
        <w:r>
          <w:t xml:space="preserve">) to </w:t>
        </w:r>
        <w:r>
          <w:t xml:space="preserve">9.4 × 10⁷</w:t>
        </w:r>
        <w:r>
          <w:t xml:space="preserve"> (</w:t>
        </w:r>
        <w:r>
          <w:t xml:space="preserve">Lek canal</w:t>
        </w:r>
        <w:r>
          <w:t xml:space="preserve">) particles m⁻³, versus </w:t>
        </w:r>
        <w:r>
          <w:t xml:space="preserve">42,000</w:t>
        </w:r>
        <w:r>
          <w:t xml:space="preserve"> with each river’s own fixed-window slope (Fig. 7b). These W1 differences are dominated by the fitted slopes, which were estimated with different methods and fitting windows, and by differences between large perennial and small episodic rivers; they should therefore be read as model-based contrasts rather than differences in true abundance (Supporting Information, Table S-A and Figs. S-A to S-C).</w:t>
        </w:r>
      </w:ins>
    </w:p>
    <w:p w14:paraId="7C14C7BA" w14:textId="0A11CC81" w:rsidR="00C6114D" w:rsidRDefault="00C6114D" w:rsidP="00181D98">
      <w:pPr>
        <w:spacing w:line="480" w:lineRule="auto"/>
        <w:ind w:firstLine="720"/>
        <w:jc w:val="both"/>
      </w:pPr>
      <w:r>
        <w:lastRenderedPageBreak/>
      </w:r>
      <w:r>
        <w:t xml:space="preserve">The steep river-water PSD indicates that the operationally measured 50-500 µm fraction represents only a small proportion of microplastics predicted across the full 1-5000 µm microplastic size range. </w:t>
      </w:r>
      <w:del w:id="90084" w:author="Claude" w:date="2026-10-14T12:00:00Z">
        <w:r>
          <w:delText xml:space="preserve">Using the pooled differential PSD slope (</w:delText>
        </w:r>
      </w:del>
      <w:del w:id="90085" w:author="Claude" w:date="2026-10-14T12:00:00Z">
        <w:r>
          <w:rPr>
            <w:i/>
            <w:iCs/>
          </w:rPr>
          <w:delText xml:space="preserve">a</w:delText>
        </w:r>
      </w:del>
      <w:del w:id="90086" w:author="Claude" w:date="2026-10-14T12:00:00Z">
        <w:r>
          <w:delText xml:space="preserve"> = -2.920 ± 0.035 SE), integration of the fitted power law yielded a correction factor of approximately 1,850 from the 50-500 µm fraction to the full 1-5000 µm range. Applying this correction to the empirically measured mean concentration of 0.33 particles L⁻¹ yielded a model-derived estimate of approximately </w:delText>
        </w:r>
      </w:del>
      <w:del w:id="90087" w:author="Claude" w:date="2026-10-14T12:00:00Z">
        <w:r>
          <w:rPr>
            <w:rStyle w:val="Strong"/>
            <w:b w:val="0"/>
            <w:bCs w:val="0"/>
          </w:rPr>
          <w:delText xml:space="preserve">600 microplastics L⁻¹ (slope-derived 95% CI: 460–790 microplastics L⁻¹)</w:delText>
        </w:r>
      </w:del>
      <w:del w:id="90088" w:author="Claude" w:date="2026-10-14T12:00:00Z">
        <w:r>
          <w:rPr>
            <w:b/>
            <w:bCs/>
          </w:rPr>
          <w:delText xml:space="preserve"> </w:delText>
        </w:r>
      </w:del>
      <w:del w:id="90089" w:author="Claude" w:date="2026-10-14T12:00:00Z">
        <w:r>
          <w:delText xml:space="preserve">across 1-5000 µm.</w:delText>
        </w:r>
      </w:del>
      <w:ins w:id="90090" w:author="Claude" w:date="2026-10-14T12:00:00Z">
        <w:r>
          <w:t xml:space="preserve">Because slopes differed among rivers, each river’s 100–500 µm concentrations (median 0.19 particles L⁻¹; 0 non-detects) were rescaled with that river’s own fitted differential slope, giving median correction factors from the fitting window to the full 1-5000 µm range of 246 (Carmel), 1,610 (Pajaro), 381 (Salinas), 1,020 (San Lorenzo); the pooled slope (a = -2.394 ± 0.040 SE) gives 686. Applied to the per-sample concentrations, this yielded a model-derived median of approximately 110 microplastics L⁻¹ (IQR 36–310; n = 56) across 1-5000 µm, compared with 130 microplastics L⁻¹ using the pooled slope.</w:t>
        </w:r>
      </w:ins>
      <w:r>
        <w:t xml:space="preserve"> </w:t>
      </w:r>
      <w:del w:id="90091" w:author="Claude" w:date="2026-10-14T12:00:00Z">
        <w:r>
          <w:delText xml:space="preserve">The fitted slope was estimated over the empirically supported 165-385 µm C-PSD window</w:delText>
        </w:r>
      </w:del>
      <w:ins w:id="90092" w:author="Claude" w:date="2026-10-14T12:00:00Z">
        <w:r>
          <w:t xml:space="preserve">The fitted slopes and concentrations were both restricted to the empirically supported 100-500 µm window</w:t>
        </w:r>
      </w:ins>
      <w:r>
        <w:t xml:space="preserve"> and extrapolated beyond that range, particularly toward smaller particle sizes; consequently, this confidence interval reflects uncertainty in the estimated slope but not uncertainty in the assumption that a single power law extends to 1 µm. </w:t>
      </w:r>
      <w:commentRangeStart w:id="26"/>
      <w:r>
        <w:t>A two-segment model was strongly favored over the single-slope model</w:t>
      </w:r>
      <w:commentRangeEnd w:id="26"/>
      <w:r>
        <w:rPr>
          <w:rStyle w:val="CommentReference"/>
          <w:sz w:val="24"/>
          <w:szCs w:val="24"/>
        </w:rPr>
        <w:commentReference w:id="26"/>
      </w:r>
      <w:r>
        <w:t xml:space="preserve"> </w:t>
      </w:r>
      <w:del w:id="90093" w:author="Claude" w:date="2026-10-14T12:00:00Z">
        <w:r>
          <w:delText xml:space="preserve">(ΔAIC = -44.0)</w:delText>
        </w:r>
      </w:del>
      <w:ins w:id="90094" w:author="Claude" w:date="2026-10-14T12:00:00Z">
        <w:r>
          <w:t xml:space="preserve">(ΔAIC = -142.7; breakpoint 200 µm; differential slopes -2.47 below and -2.87 above), giving a correction factor of 1,010 and a median of 190 microplastics L⁻¹ (0.7-fold lower than with the pooled single slope on the same window)</w:t>
        </w:r>
      </w:ins>
      <w:r>
        <w:t xml:space="preserve">, confirming that the magnitude of the extrapolation is sensitive to assumed PSD structure (Supporting Information). Thus, the estimated 1-5000 µm concentration should be interpreted as a model-based size-aligned estimate rather than a directly measured concentration, while illustrating the potentially large fraction of microplastics omitted when measurements are restricted to conventional size ranges.</w:t>
      </w:r>
    </w:p>
    <w:p w14:paraId="34ACAD9D" w14:textId="0A4DE7C5" w:rsidR="00F12BBF" w:rsidRDefault="00F12BBF" w:rsidP="00181D98">
      <w:pPr>
        <w:spacing w:line="480" w:lineRule="auto"/>
      </w:pPr>
    </w:p>
    <w:p w14:paraId="4AAA220F" w14:textId="507C8657" w:rsidR="00E03FD1" w:rsidRPr="0097630B" w:rsidRDefault="0097630B" w:rsidP="00181D98">
      <w:pPr>
        <w:spacing w:line="480" w:lineRule="auto"/>
        <w:rPr>
          <w:b/>
          <w:bCs/>
        </w:rPr>
      </w:pPr>
      <w:r>
        <w:rPr>
          <w:b/>
          <w:bCs/>
        </w:rPr>
        <w:t>Conclusions</w:t>
      </w:r>
    </w:p>
    <w:p w14:paraId="333AC096" w14:textId="60736B04" w:rsidR="00CB5D96" w:rsidRDefault="009426C7" w:rsidP="003D2A38">
      <w:pPr>
        <w:spacing w:line="480" w:lineRule="auto"/>
        <w:ind w:firstLine="720"/>
        <w:jc w:val="both"/>
      </w:pPr>
      <w:r>
        <w:t xml:space="preserve">By combining high-volume river sampling with particle-resolved µFTIR analysis, we quantified microplastic concentrations, composition, and transport across four intermittent rivers draining to Monterey Bay. Across 57 river-water samples representing approximately 11,400 L of water, we identified 3,777 microplastics in the 50-500 µm size fraction, complemented by visual characterization of 237 putative microplastics in the 500-5000 µm size range. Despite contrasting </w:t>
        <w:lastRenderedPageBreak/>
        <w:t>watersheds, measured microplastic concentrations differed relatively little among rivers. Instead, hydrology emerged as the dominant control on export. The first major storm alone transported an estimated ~10 billion empirically quantified 50-500 µm microplastics from these four rivers to coastal waters. This strong dependence on episodic discharge is consistent with evidence that floods can mobilize microplastics stored within river channels and sediments</w:t>
        <w:fldChar w:fldCharType="begin"/>
        <w:instrText xml:space="preserve"> ADDIN ZOTERO_ITEM CSL_CITATION {"citationID":"UNTonrNq","properties":{"unsorted":false,"formattedCitation":"\\super 11,13,19,43,44\\nosupersub{}","plainCitation":"11,13,19,43,44","noteIndex":0},"citationItems":[{"id":11196,"uris":["http://zotero.org/users/11732030/items/BNKAMP5C"],"itemData":{"id":11196,"type":"article-journal","abstract":"Effluent discharge from wastewater treatment plants can be a substantial source of microplastics in receiving water bodies including rivers. Despite growing concern about microplastic pollution in freshwater habitats, the literature has not yet addressed effluent-dependent rivers, which derive 100% of their baseflow from effluent. The objective of this study was to document and explore trends in microplastic pollution within the effluent-dependent lower Santa Cruz River near Tucson, Arizona (USA). We examined microplastic concentrations in the water column and benthic sediment and microplastic consumption by mosquitofish (Gambusia affinis) at 10 sites along a ~40 km stretch of the lower Santa Cruz River across two time periods: baseflow (effluent only) and post-flood (effluent immediately following urban runoff). In total, across both sampling periods, we detected microplastics in 95% of water column samples, 99% of sediment samples, and 6% of mosquitofish stomachs. Flow status (baseflow vs post-flood) was the only significant predictor of microplastic presence and concentrations in our models. Microplastic fragment concentrations in the water column were higher post-flood, microplastic fiber concentrations in benthic sediment were lower post-flood, and mosquitofish were more likely to have consumed microplastics post-flood than during baseflow. The additional microplastics detected after flooding was likely due to a combination of allochthonous material entering the channel via runoff and bed scour that exhumed microplastics previously buried in the riverbed. Effluent-dependent urban streams are becoming increasingly common; more work is needed to identify microplastic pollution baselines and trends in effluent rivers worldwide.","container-title":"Environmental Science and Pollution Research","DOI":"10.1007/s11356-021-13724-w","ISSN":"1614-7499","issue":"33","journalAbbreviation":"Environ Sci Pollut Res","language":"en","page":"45375-45389","source":"Springer Link","title":"Impacts of baseflow and flooding on microplastic pollution in an effluent-dependent arid land river in the USA","volume":"28","author":[{"family":"Eppehimer","given":"Drew E."},{"family":"Hamdhani","given":"Hamdhani"},{"family":"Hollien","given":"Kelsey D."},{"family":"Nemec","given":"Zach C."},{"family":"Lee","given":"Larissa N."},{"family":"Quanrud","given":"David M."},{"family":"Bogan","given":"Michael T."}],"issued":{"date-parts":[["2021",9,1]]}}},{"id":11193,"uris":["http://zotero.org/users/11732030/items/64WVIV8V"],"itemData":{"id":11193,"type":"article-journal","abstract":"Rivers are recognized as the primary pathways of plastic input from the land to the ocean. However, the role of flooding rivers in transporting microplastics and mesoplastics (MMPs) remains elusive, and quantification of suspended MMP loads under different high-flow magnitudes is lacking. Herein, the effects of high flows on MMP transport were investigated by conducting continuous, hourly surface sampling over the rising and falling stages of hydrograph in four Japanese rivers with catchments that included urban, agriculture, and forest areas and relatively high population densities of 1560–6800 people/km2. During six rainfall events (total precipitation 8.8–117.9 mm), MMP mass concentrations increased from 1 to 4 orders of magnitude compared to those during low-flow conditions. MMP load variations among high-flow events were well described by empirical power-law relationships between specific discharge (Q′) vs. specific mass load (L′m): L′m=71.27Q′1.55 and L′m=108.76Q′2.20 for microplastics and mesoplastics, respectively. Specific mass loads were higher in the rising stage than in the falling stage, exhibiting a clockwise loop within load–discharge scatterplots. River-specific load–discharge relationships were not well defined, likely due to the limited range of observed discharge in each river. Time-series analyses revealed that 90 % of the annual mesoplastic load in one river was transported within only 11.8 % of the year, which corresponded with periods exhibiting high discharge, while microplastics exhibited similar but less pronounced episodic transport. This finding suggests that, without monitoring flooding conditions, substantial fraction of MMP transport will be overlooked. Potential use of suspended sediment concentrations as a proxy for MMP concentration was also examined. The study findings contribute to a better understanding of the transport dynamics of plastic debris in flooding rivers.","container-title":"Water Research","DOI":"10.1016/j.watres.2025.125175","ISSN":"0043-1354","journalAbbreviation":"Water Research","page":"125175","source":"ScienceDirect","title":"How flooding rivers deliver plastic to the ocean: A case study of microplastic and mesoplastic load–discharge relationships","title-short":"How flooding rivers deliver plastic to the ocean","volume":"291","author":[{"family":"Tanaka","given":"Mamoru"},{"family":"Nihei","given":"Yasuo"}],"issued":{"date-parts":[["2026",3,1]]}}},{"id":5259,"uris":["http://zotero.org/users/11732030/items/W7RNKSUT"],"itemData":{"id":5259,"type":"article-journal","abstract":"Microplastic contamination of the oceans is one of the world's most pressing environmental concerns. The terrestrial component of the global microplastic budget is not well understood because sources, stores and fluxes are poorly quantified. We report catchment-wide patterns of microplastic contamination, classified by type, size and density, in channel bed sediments at 40 sites across urban, suburban and rural river catchments in northwest England. Microplastic contamination was pervasive on all river channel beds. We found multiple urban contamination hotspots with a maximum microplastic concentration of approximately 517,000 particles m−2. After a period of severe flooding in winter 2015/16, all sites were resampled. Microplastic concentrations had fallen at 28 sites and 18 saw a decrease of one order of magnitude. The flooding exported approximately 70% of the microplastic load stored on these river beds (equivalent to 0.85 ± 0.27 tonnes or 43 ± 14 billion particles) and eradicated microbead contamination at 7 sites. We conclude that microplastic contamination is efficiently flushed from river catchments during flooding.","container-title":"Nature Geoscience","DOI":"10.1038/s41561-018-0080-1","ISSN":"17520908","issue":"4","note":"ISBN: 4156101800","page":"251–257","title":"Microplastic contamination of river beds significantly reduced by catchment-wide flooding","volume":"11","author":[{"family":"Hurley","given":"Rachel"},{"family":"Woodward","given":"Jamie"},{"family":"Rothwell","given":"James J."}],"issued":{"date-parts":[["2018"]]}}},{"id":11757,"uris":["http://zotero.org/users/11732030/items/CR5Z62JP"],"itemData":{"id":11757,"type":"article-journal","abstract":"Rivers have received extensive attention as a major pathway for microplastics (&lt;5000 μm) from land to ocean. This study investigated the seasonal variation of microplastic contamination in surface water of the Liangfeng River catchment, a tributary of the Li River in China, based on a fluorescence-based protocol, and further explored the migration process of microplastic in the river catchment. The abundance of microplastics (50–5000 μm) was (6.20 ± 0.57)–(41.93 ± 8.13) items/L, of which 57.89–95.12% were small-sized microplastics (&lt;330 μm). The microplastic fluxes in the upper Liangfeng River, lower Liangfeng River, and upper Li River were (14.89 ± 1.24) × 1012, (5.71 ± 1.15) × 1012, and (1.54 ± 0.55) × 1014 items/year, respectively. The 3.70% of microplastic load in the mainstream came from the tributary input. Fluvial processes can effectively retain 61.68% of microplastics in the surface water of river catchments, especially for small-sized microplastics. The rainy season is the main period of microplastic retention (91.87%) in the tributary catchment by fluvial processes, while exporting 77.42% of one-year microplastic emissions from the tributary catchment into the mainstream. This study is the first to reveal the transport characteristics of small-sized microplastics in river catchments based on flux variation, which not only can partly explain the “missing small-sized microplastic fraction” in the ocean, but also contribute to improving microplastic model.","container-title":"Journal of Environmental Management","DOI":"10.1016/j.jenvman.2023.118316","ISSN":"0301-4797","journalAbbreviation":"Journal of Environmental Management","page":"118316","source":"ScienceDirect","title":"Seasonal pulse effect of microplastics in the river catchment-From tributary catchment to mainstream","volume":"342","author":[{"family":"Xia","given":"Feiyang"},{"family":"Wang","given":"Yelin"},{"family":"Wang","given":"Dunqiu"},{"family":"Cai","given":"Yanpeng"},{"family":"Zhang","given":"Jun"}],"issued":{"date-parts":[["2023",9,15]]}}},{"id":11755,"uris":["http://zotero.org/users/11732030/items/H9ICT3MS"],"itemData":{"id":11755,"type":"article-journal","abstract":"Urban stormwater runoff is an important pathway for the introduction of microplastics and other anthropogenic pollutants into aquatic environments. Highly variable concentrations of microplastics have been reported globally in runoff, but knowledge of key factors within the urban environments contributing to this variability remains limited. Furthermore, few studies to date have quantitatively assessed the release of microplastics to receiving waters via runoff. The objectives of this study were to assess the influence of different catchment characteristics on the type and amount of microplastics in runoff and to provide an estimate of the quantity of microplastics discharged during rain events. Stormwater samples were collected during both dry periods (baseflow) and rain events from 15 locations throughout the city of Calgary, Canada’s fourth largest city. These catchments ranged in size and contained different types of predominant land use. Microplastics were found in all samples, with total concentrations ranging from 0.7 to 200.4 pcs/L (mean = 31.9 pcs/L). Fibers were the most prevalent morphology identified (47.7±33.0%), and the greatest percentage of microplastics were found in the 125-250µm size range (26.6±22.9%) followed by the 37-125µm size range (24.0±22.3%). Particles were predominantly black (33.5±33.8%), transparent (22.6±31.3%), or blue (16.0±21.6%). Total concentrations, dominant morphologies, and size distributions of microplastics differed between rain events and baseflow, with smaller particles and higher concentrations being found during rain events. Concentrations did not differ significantly amongst catchments with different land use types, but concentrations were positively correlated with maximum runoff flow rate, catchment size, and the percentage of impervious surface area within a catchment. Combining microplastic concentrations with hydrograph data collected during rain events, we estimated that individual outfalls discharged between 1.9 million to 9.6 billion microplastics to receiving waters per rain event. These results provide further evidence that urban stormwater runoff is a significant pathway for the introduction of microplastics into aquatic environments and suggests that mitigation strategies for microplastic pollution should focus on larger urbanized catchments.","container-title":"Frontiers in Environmental Science","DOI":"10.3389/fenvs.2023.1090267","ISSN":"2296-665X","journalAbbreviation":"Front. Environ. Sci.","language":"English","publisher":"Frontiers","source":"Frontiers","title":"Estimated discharge of microplastics via urban stormwater during individual rain events","URL":"https://www.frontiersin.org/journals/environmental-science/articles/10.3389/fenvs.2023.1090267/full","volume":"11","author":[{"family":"Ross","given":"Matthew S."},{"family":"Loutan","given":"Alyssa"},{"family":"Groeneveld","given":"Tianna"},{"family":"Molenaar","given":"Danielle"},{"family":"Kroetch","given":"Kimberly"},{"family":"Bujaczek","given":"Taylor"},{"family":"Kolter","given":"Sheldon"},{"family":"Moon","given":"Sarah"},{"family":"Huynh","given":"Alan"},{"family":"Khayam","given":"Rosita"},{"family":"Franczak","given":"Brian C."},{"family":"Camm","given":"Eric"},{"family":"Arnold","given":"Victoria I."},{"family":"Ruecker","given":"Norma J."}],"accessed":{"date-parts":[["2026",9,6]]},"issued":{"date-parts":[["2023",1,20]]}}}],"schema":"https://github.com/citation-style-language/schema/raw/master/csl-citation.json"} </w:instrText>
        <w:fldChar w:fldCharType="separate"/>
      </w:r>
      <w:r>
        <w:rPr>
          <w:rFonts w:eastAsiaTheme="minorHAnsi"/>
          <w:vertAlign w:val="superscript"/>
          <w14:ligatures w14:val="standardContextual"/>
        </w:rPr>
        <w:t>11,13,19,43,44</w:t>
      </w:r>
      <w:r>
        <w:fldChar w:fldCharType="end"/>
        <w:t xml:space="preserve"> and highlights the importance of resolving short-lived high-flow events when estimating land-to-ocean plastic fluxes.</w:t>
      </w:r>
    </w:p>
    <w:p w14:paraId="4D7142ED" w14:textId="698A2496" w:rsidR="00001BAB" w:rsidRPr="003D2A38" w:rsidRDefault="00CB5D96" w:rsidP="003D2A38">
      <w:pPr>
        <w:spacing w:line="480" w:lineRule="auto"/>
        <w:ind w:firstLine="720"/>
        <w:jc w:val="both"/>
      </w:pPr>
      <w:r>
        <w:t xml:space="preserve">Our results also demonstrate how environmental microplastic abundance depend strongly on the lower particle-size limit of measurement. Spectroscopic analysis revealed steep size distributions in which microplastic abundance increased rapidly as measured particles became smaller. Further applying the fitted PSD to our empirical 50-500 µm concentration produced a model-based estimate of </w:t>
      </w:r>
      <w:del w:id="90095" w:author="Claude" w:date="2026-10-14T12:00:00Z">
        <w:r>
          <w:delText xml:space="preserve">approximately </w:delText>
        </w:r>
      </w:del>
      <w:del w:id="90096" w:author="Claude" w:date="2026-10-14T12:00:00Z">
        <w:r>
          <w:rPr>
            <w:rStyle w:val="Strong"/>
            <w:b w:val="0"/>
            <w:bCs w:val="0"/>
          </w:rPr>
          <w:delText xml:space="preserve">600 particles L⁻¹ </w:delText>
        </w:r>
      </w:del>
      <w:del w:id="90097" w:author="Claude" w:date="2026-10-14T12:00:00Z">
        <w:r>
          <w:delText xml:space="preserve">across the full 1-5000 µm microplastic size range, compared with 0.33 microplastics L⁻¹ measured</w:delText>
        </w:r>
      </w:del>
      <w:ins w:id="90098" w:author="Claude" w:date="2026-10-14T12:00:00Z">
        <w:r>
          <w:t xml:space="preserve">a median of approximately 110 particles L⁻¹ (190 under a two-segment model) across the full 1-5000 µm microplastic size range, compared with a median of 0.19 microplastics L⁻¹ measured</w:t>
        </w:r>
      </w:ins>
      <w:r>
        <w:t xml:space="preserve"> in our operational 50-500 µm fraction. This extrapolation remains sensitive to PSD model structure and should not be interpreted as a direct measurement; rather, it demonstrates the potentially large numerical contribution of particles below conventional analytical size limits. Improved empirical measurements below 50 µm therefore represent an important next step for both flux estimation and ecological risk assessment. Smaller particles overlap more strongly with the ingestible size range of plankton and other small aquatic organisms</w:t>
      </w:r>
      <w:r>
        <w:fldChar w:fldCharType="begin"/>
      </w:r>
      <w:r>
        <w:instrText xml:space="preserve"> ADDIN ZOTERO_ITEM CSL_CITATION {"citationID":"ocZ24HZY","properties":{"unsorted":false,"formattedCitation":"\\super 49\\nosupersub{}","plainCitation":"49","noteIndex":0},"citationItems":[{"id":2432,"uris":["http://zotero.org/users/11732030/items/ER3HPBQA"],"itemData":{"id":2432,"type":"article-journal","abstract":"Microplastics are abundant and widespread in the marine environment. They are a contaminant of global environmental and economic concern. Due to their small size a wide range of marine species, including zooplankton can ingest them. Research has shown that microplastics are readily ingested by several zooplankton taxa, with associated negative impacts on biological processes. Zooplankton is a crucial food source for many secondary consumers, consequently this represents a route whereby microplastic could enter the food web and transfer up the trophic levels. In this review we aim to: 1) evaluate the current knowledge base regarding microplastic ingestion by zooplankton in both the laboratory and the field; and 2) summarise the factors which contribute to the bioavailability of microplastics to zooplankton. Current literature shows that microplastic ingestion has been recorded in 39 zooplankton species from 28 taxonomic orders including holo- and meroplanktonic species. The majority of studies occurred under laboratory conditions and negative effects were reported in ten studies (45%) demonstrating effects on feeding behaviour, growth, development, reproduction and lifespan. In contrast, three studies (14%) reported no negative effects from microplastic ingestion. Several physical and biological factors can influence the bioavailability of microplastics to zooplankton, such as size, shape, age and abundance. We identified that microplastics used in experiments are often different to those quantified in the marine environment, particularly in terms of concentration, shape, type and age. We therefore suggest that future research should include microplastics that are more representative of those found in the marine environment at relevant concentrations. Additionally, investigating the effects of microplastic ingestion on a broader range of zooplankton species and life stages, will help to answer key knowledge gaps regarding the effect of microplastic on recruitment, species populations and ultimately broader economic consequences such as impacts on shell- and finfish stocks. Review of the current knowledge regarding microplastic ingestion by zooplankton and summary of factors which contribute to the bioavailability of microplastics to zooplankton.","container-title":"Environmental Pollution","DOI":"10.1016/j.envpol.2018.10.065","ISSN":"18736424","issue":"2019","page":"98–110","PMID":"30415037","publisher":"Elsevier Ltd","title":"Bioavailability and effects of microplastics on marine zooplankton: A review","volume":"245","author":[{"family":"Botterell","given":"Zara L.R."},{"family":"Beaumont","given":"Nicola"},{"family":"Dorrington","given":"Tarquin"},{"family":"Steinke","given":"Michael"},{"family":"Thompson","given":"Richard C."},{"family":"Lindeque","given":"Penelope K."}],"issued":{"date-parts":[["2019"]]}}}],"schema":"https://github.com/citation-style-language/schema/raw/master/csl-citation.json"} </w:instrText>
      </w:r>
      <w:r>
        <w:fldChar w:fldCharType="separate"/>
      </w:r>
      <w:r>
        <w:rPr>
          <w:rFonts w:eastAsiaTheme="minorHAnsi"/>
          <w:vertAlign w:val="superscript"/>
          <w14:ligatures w14:val="standardContextual"/>
        </w:rPr>
        <w:t>49</w:t>
      </w:r>
      <w:r>
        <w:fldChar w:fldCharType="end"/>
      </w:r>
      <w:r>
        <w:t>, and microplastic ingestion has been associated with altered feeding, growth, development, and reproduction in experimental studies, although broader environmental consequences remain uncertain</w:t>
      </w:r>
      <w:r>
        <w:fldChar w:fldCharType="begin"/>
      </w:r>
      <w:r>
        <w:instrText xml:space="preserve"> ADDIN ZOTERO_ITEM CSL_CITATION {"citationID":"CjacCp7W","properties":{"unsorted":false,"formattedCitation":"\\super 50\\nosupersub{}","plainCitation":"50","noteIndex":0},"citationItems":[{"id":11660,"uris":["http://zotero.org/users/11732030/items/AFDYGUFQ"],"itemData":{"id":11660,"type":"article-journal","abstract":"As plastic is increasingly found in natural environments, concern has grown about its biological effects beyond individual-level impacts, particularly on species health, food-web dynamics and ecosystem functioning. In this Review, we summarize current evidence on plastic exposure pathways, organismal responses and potential effects at higher levels of biological organization. Impacts on individual organisms can be acute or chronic, and include physiological stress, disrupted locomotion, feeding and reproduction, internal injury, and death. Sublethal effects might not be immediately detectable but can have profound implications for individual fitness. Although macroplastics can cause mortality, their role in population declines remains largely uncertain, and demonstrated impacts beyond the individual level are rare. Clear evidence of population-level harm from microplastics to wild organisms is lacking. Nevertheless, emerging research demonstrates a growing likelihood of broader effects, particularly for species with high plastic-encounter rates. Connecting environmental exposure to individual-level fitness and population-level consequences is a critical frontier. Future research must prioritize long-term monitoring, demographic modelling and high-throughput methods to accurately quantify risks to biodiversity. Effective solutions must be context-specific, span local to global scales, account for interactions with other stressors and integrate plastic pollution mitigation policies with broader conservation strategies to safeguard biodiversity in the Anthropocene.","container-title":"Nature Reviews Biodiversity","DOI":"10.1038/s44358-026-00170-0","ISSN":"3005-0677","issue":"7","journalAbbreviation":"Nat. Rev. Biodivers.","language":"en","license":"2026 Springer Nature Limited","page":"425-440","source":"www-nature-com.stanford.idm.oclc.org","title":"The effects of plastic pollution on biodiversity","volume":"2","author":[{"family":"Savoca","given":"Matthew S."},{"family":"Murphy","given":"Erin L."},{"family":"Brandon","given":"Anja M."},{"family":"Thornton Hampton","given":"Leah M."},{"family":"Roman","given":"Lauren"},{"family":"Kong","given":"Majel"},{"family":"Fernandes","given":"Maria Eugenia"},{"family":"Abrokwah","given":"Sika"},{"family":"Darter","given":"Cecelia"},{"family":"Galgani","given":"François"},{"family":"Provencher","given":"Jennifer F."},{"family":"Alimba","given":"Chibuisi"},{"family":"Santos","given":"Robson G."},{"family":"Hardesty","given":"Britta Denise"}],"issued":{"date-parts":[["2026",7]]}}}],"schema":"https://github.com/citation-style-language/schema/raw/master/csl-citation.json"} </w:instrText>
      </w:r>
      <w:r>
        <w:fldChar w:fldCharType="separate"/>
      </w:r>
      <w:r>
        <w:rPr>
          <w:rFonts w:eastAsiaTheme="minorHAnsi"/>
          <w:vertAlign w:val="superscript"/>
          <w14:ligatures w14:val="standardContextual"/>
        </w:rPr>
        <w:t>50</w:t>
      </w:r>
      <w:r>
        <w:fldChar w:fldCharType="end"/>
      </w:r>
      <w:r>
        <w:t xml:space="preserve">. Nanoplastics (&lt; 1 µm), which were outside the scope of this study and should </w:t>
      </w:r>
      <w:r>
        <w:rPr>
          <w:rStyle w:val="Strong"/>
          <w:b w:val="0"/>
          <w:bCs w:val="0"/>
        </w:rPr>
        <w:t>not</w:t>
      </w:r>
      <w:r>
        <w:rPr>
          <w:b/>
          <w:bCs/>
        </w:rPr>
        <w:t xml:space="preserve"> </w:t>
      </w:r>
      <w:r>
        <w:t xml:space="preserve">be extrapolated from our microplastic PSD without additional evidence, represent a further unresolved component of particle abundance and exposure. Understanding the </w:t>
      </w:r>
      <w:r>
        <w:lastRenderedPageBreak/>
      </w:r>
      <w:r>
        <w:t>ecological consequences of these concentrated, storm-driven inputs, particularly the unmeasured smallest particles, may therefore be essential to resolving the true scale of microplastic exposure and effects in coastal ecosystems.</w:t>
      </w:r>
      <w:r>
        <w:rPr>
          <w:b/>
          <w:bCs/>
        </w:rPr>
        <w:br w:type="page"/>
      </w:r>
    </w:p>
    <w:p w14:paraId="25C219CD" w14:textId="77777777" w:rsidR="00FD7641" w:rsidRPr="00031FBE" w:rsidRDefault="00FD7641" w:rsidP="00FD7641">
      <w:r>
        <w:rPr>
          <w:noProof/>
          <w14:ligatures w14:val="standardContextual"/>
        </w:rPr>
        <w:lastRenderedPageBreak/>
        <w:drawing>
          <wp:inline distT="0" distB="0" distL="0" distR="0" wp14:anchorId="07BEB8E8" wp14:editId="3AC84B0A">
            <wp:extent cx="5943600" cy="4304030"/>
            <wp:effectExtent l="0" t="0" r="0" b="1270"/>
            <wp:docPr id="20174863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86310" name="Picture 20174863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304030"/>
                    </a:xfrm>
                    <a:prstGeom prst="rect">
                      <a:avLst/>
                    </a:prstGeom>
                  </pic:spPr>
                </pic:pic>
              </a:graphicData>
            </a:graphic>
          </wp:inline>
        </w:drawing>
      </w:r>
    </w:p>
    <w:p w14:paraId="70DA2E2C" w14:textId="71B97887" w:rsidR="00FD7641" w:rsidRPr="003D2A38" w:rsidRDefault="00FD7641" w:rsidP="003D2A38">
      <w:pPr>
        <w:jc w:val="both"/>
      </w:pPr>
      <w:r>
        <w:rPr>
          <w:b/>
          <w:bCs/>
        </w:rPr>
        <w:t>Fig. 1. Field sites and sampling.</w:t>
      </w:r>
      <w:r>
        <w:t xml:space="preserve"> A) The four major rivers flowing into Monterey Bay – the San Lorenzo, Pajaro, Salinas, and Carmel Rivers – highlighted in blue. The blue arrows represent the location of the USGS water gauges upriver of our sampling sites. The inset map shows the sampling region outlined in black in context in central California. The orange arrows represent our sampling locations at each river. B) sampling from a bridge over the Pajaro River. Inset photo shows sampling basket including the peristaltic pump and stacked sieves.</w:t>
      </w:r>
    </w:p>
    <w:p w14:paraId="64591321" w14:textId="77777777" w:rsidR="00FD7641" w:rsidRDefault="00FD7641" w:rsidP="00FD7641">
      <w:r>
        <w:rPr>
          <w:noProof/>
          <w14:ligatures w14:val="standardContextual"/>
        </w:rPr>
        <w:lastRenderedPageBreak/>
        <w:drawing>
          <wp:inline distT="0" distB="0" distL="0" distR="0" wp14:anchorId="50A4EAB4" wp14:editId="61CCCABD">
            <wp:extent cx="5943600" cy="4180840"/>
            <wp:effectExtent l="0" t="0" r="0" b="0"/>
            <wp:docPr id="4287425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42524" name="Picture 4287425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80840"/>
                    </a:xfrm>
                    <a:prstGeom prst="rect">
                      <a:avLst/>
                    </a:prstGeom>
                  </pic:spPr>
                </pic:pic>
              </a:graphicData>
            </a:graphic>
          </wp:inline>
        </w:drawing>
      </w:r>
    </w:p>
    <w:p w14:paraId="046B7421" w14:textId="6E4246C1" w:rsidR="00FD7641" w:rsidRPr="003D2A38" w:rsidRDefault="00FD7641" w:rsidP="003D2A38">
      <w:pPr>
        <w:jc w:val="both"/>
      </w:pPr>
      <w:r>
        <w:rPr>
          <w:b/>
          <w:bCs/>
        </w:rPr>
        <w:t>Fig. 2. Microparticle concentration and river flow.</w:t>
      </w:r>
      <w:r>
        <w:t xml:space="preserve"> Gray vertical arrows indicate sampling events; each vertical red bar is the average value of the samples taken at the indicated date at each river. A) Concentration of small microplastics (50-500 </w:t>
        <w:sym w:font="Symbol" w:char="F06D"/>
        <w:t xml:space="preserve">m) in river water overlaid with river flow data. B) Concentration of larger suspected microplastics (500-5000 </w:t>
        <w:sym w:font="Symbol" w:char="F06D"/>
        <w:t xml:space="preserve">m) in river water overlaid with river flow data. </w:t>
      </w:r>
    </w:p>
    <w:p w14:paraId="414DB388" w14:textId="4904AA2A" w:rsidR="00FD7641" w:rsidRPr="003D2A38" w:rsidRDefault="00FD7641" w:rsidP="00B06503">
      <w:r>
        <w:rPr>
          <w:b/>
          <w:bCs/>
          <w:noProof/>
          <w14:ligatures w14:val="standardContextual"/>
        </w:rPr>
        <w:lastRenderedPageBreak/>
        <w:drawing>
          <wp:inline distT="0" distB="0" distL="0" distR="0" wp14:anchorId="48082FCF" wp14:editId="7D1EE200">
            <wp:extent cx="5943600" cy="3820795"/>
            <wp:effectExtent l="0" t="0" r="0" b="1905"/>
            <wp:docPr id="9281587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58727" name="Picture 9281587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r>
        <w:rPr>
          <w:b/>
          <w:bCs/>
        </w:rPr>
        <w:t xml:space="preserve">Fig. 3. Concentrations of particle type by river and sampling season.</w:t>
      </w:r>
      <w:r>
        <w:t xml:space="preserve"> Concentrations of small microplastics (50-500 </w:t>
        <w:sym w:font="Symbol" w:char="F06D"/>
        <w:t>m) by A) the four river sampling sites and B) by the two sampling years.</w:t>
      </w:r>
    </w:p>
    <w:p w14:paraId="6AE6A763" w14:textId="77777777" w:rsidR="00FD7641" w:rsidRPr="00031FBE" w:rsidRDefault="00FD7641" w:rsidP="00FD7641">
      <w:r>
        <w:rPr>
          <w:noProof/>
          <w14:ligatures w14:val="standardContextual"/>
        </w:rPr>
        <w:lastRenderedPageBreak/>
        <w:drawing>
          <wp:inline distT="0" distB="0" distL="0" distR="0" wp14:anchorId="62281C1D" wp14:editId="37CB7D05">
            <wp:extent cx="5943600" cy="5745480"/>
            <wp:effectExtent l="0" t="0" r="0" b="0"/>
            <wp:docPr id="3675142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14260" name="Picture 3675142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745480"/>
                    </a:xfrm>
                    <a:prstGeom prst="rect">
                      <a:avLst/>
                    </a:prstGeom>
                  </pic:spPr>
                </pic:pic>
              </a:graphicData>
            </a:graphic>
          </wp:inline>
        </w:drawing>
      </w:r>
    </w:p>
    <w:p w14:paraId="11E4F7FC" w14:textId="02F243F0" w:rsidR="00FD7641" w:rsidRPr="003D2A38" w:rsidRDefault="00FD7641" w:rsidP="003D2A38">
      <w:pPr>
        <w:jc w:val="both"/>
      </w:pPr>
      <w:r>
        <w:rPr>
          <w:b/>
          <w:bCs/>
        </w:rPr>
        <w:t xml:space="preserve">Fig. 4. Polymer types of small microplastics. </w:t>
      </w:r>
      <w:r>
        <w:t>A) Polymer type by river shows marginal differences. B) Polymer types by blank, which found no polyamides and higher levels of polyethylene (particularly in lab blanks) as compared to what was observed in samples of river water, shown in panel A. C) bars show the median value; error bars display median absolute deviation (MAD) of small microplastics in the samples collected at the surface and subsurface of the rivers.</w:t>
      </w:r>
    </w:p>
    <w:p w14:paraId="0D1EDAEA" w14:textId="77777777" w:rsidR="00FD7641" w:rsidRDefault="00FD7641" w:rsidP="00FD7641">
      <w:r>
        <w:rPr>
          <w:noProof/>
          <w14:ligatures w14:val="standardContextual"/>
        </w:rPr>
        <w:lastRenderedPageBreak/>
        <w:drawing>
          <wp:inline distT="0" distB="0" distL="0" distR="0" wp14:anchorId="4BBCF03A" wp14:editId="2A58D00A">
            <wp:extent cx="5943600" cy="3467100"/>
            <wp:effectExtent l="0" t="0" r="0" b="0"/>
            <wp:docPr id="1822160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0802" name="Picture 18221608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29F93E17" w14:textId="0057313D" w:rsidR="00FD7641" w:rsidRDefault="00FD7641" w:rsidP="003D2A38">
      <w:pPr>
        <w:jc w:val="both"/>
      </w:pPr>
      <w:r>
        <w:rPr>
          <w:rStyle w:val="Strong"/>
        </w:rPr>
        <w:t>Fig. 5. Microplastic concentrations and estimated flux during the first major storm period.</w:t>
      </w:r>
      <w:r>
        <w:t xml:space="preserve"> A) River discharge (blue) and measured microplastic concentrations (50-500 µm; maroon) during the 2023-2024 sampling season. Gray shading denotes the first major storm period used for flux estimation; points represent individual surface and subsurface samples. B) River discharge (blue) and cumulative estimated microplastic transport (maroon) during the first major storm period. Solid maroon lines represent estimates based on extrapolations of median river-specific concentrations from the 2023-2024 season; dashed lines represent estimates based on the corresponding 25th and 75th percentiles.</w:t>
      </w:r>
    </w:p>
    <w:p w14:paraId="59CFB678" w14:textId="77777777" w:rsidR="00FD7641" w:rsidRDefault="00FD7641" w:rsidP="00FD7641">
      <w:r>
        <w:rPr>
          <w:noProof/>
        </w:rPr>
        <w:lastRenderedPageBreak/>
        <w:drawing>
          <wp:inline distT="0" distB="0" distL="0" distR="0" wp14:anchorId="33B87496" wp14:editId="465D7B8E">
            <wp:extent cx="5942068" cy="4159447"/>
            <wp:effectExtent l="0" t="0" r="1905" b="0"/>
            <wp:docPr id="195072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28208" name=""/>
                    <pic:cNvPicPr/>
                  </pic:nvPicPr>
                  <pic:blipFill rotWithShape="1">
                    <a:blip r:embed="rId16"/>
                    <a:stretch>
                      <a:fillRect/>
                    </a:stretch>
                  </pic:blipFill>
                  <pic:spPr bwMode="auto">
                    <a:xfrm>
                      <a:off x="0" y="0"/>
                      <a:ext cx="5943600" cy="4160520"/>
                    </a:xfrm>
                    <a:prstGeom prst="rect">
                      <a:avLst/>
                    </a:prstGeom>
                    <a:ln>
                      <a:noFill/>
                    </a:ln>
                    <a:extLst>
                      <a:ext uri="{53640926-AAD7-44D8-BBD7-CCE9431645EC}">
                        <a14:shadowObscured xmlns:a14="http://schemas.microsoft.com/office/drawing/2010/main"/>
                      </a:ext>
                    </a:extLst>
                  </pic:spPr>
                </pic:pic>
              </a:graphicData>
            </a:graphic>
          </wp:inline>
        </w:drawing>
      </w:r>
    </w:p>
    <w:p w14:paraId="5DB0A8B2" w14:textId="4826827B" w:rsidR="00FD7641" w:rsidRPr="003D2A38" w:rsidRDefault="00FD7641" w:rsidP="003D2A38">
      <w:commentRangeStart w:id="804"/>
      <w:r>
        <w:rPr>
          <w:b/>
          <w:bCs/>
        </w:rPr>
        <w:t xml:space="preserve">Fig. 6. </w:t>
      </w:r>
      <w:del w:id="90101" w:author="Claude" w:date="2026-10-14T12:00:00Z">
        <w:r>
          <w:rPr>
            <w:b/>
            <w:bCs/>
          </w:rPr>
          <w:delText xml:space="preserve">C-PSD particle length fits</w:delText>
        </w:r>
      </w:del>
      <w:ins w:id="90102" w:author="Claude" w:date="2026-10-14T12:00:00Z">
        <w:r>
          <w:t xml:space="preserve">Power-law particle length fits</w:t>
        </w:r>
      </w:ins>
      <w:r>
        <w:rPr>
          <w:b/>
          <w:bCs/>
        </w:rPr>
        <w:t xml:space="preserve"> by morphology and river.</w:t>
      </w:r>
      <w:commentRangeEnd w:id="804"/>
      <w:r>
        <w:rPr>
          <w:rStyle w:val="CommentReference"/>
        </w:rPr>
        <w:commentReference w:id="804"/>
      </w:r>
      <w:r>
        <w:t xml:space="preserve"> Power-law fits for river water samples by morphology and river location. </w:t>
      </w:r>
      <w:del w:id="90099" w:author="Claude" w:date="2026-10-14T12:00:00Z">
        <w:r>
          <w:delText xml:space="preserve">Data within valid LOD windows have darker opacity than points outside the windows. Regression lines drawn only within valid LOD ranges.</w:delText>
        </w:r>
      </w:del>
      <w:ins w:id="90100" w:author="Claude" w:date="2026-10-14T12:00:00Z">
        <w:r>
          <w:t xml:space="preserve">Points are cumulative counts; points inside the 100–500 µm fitting window are darker. Lines are power laws fitted by maximum likelihood within that window, with 95% confidence bands.</w:t>
        </w:r>
      </w:ins>
      <w:r>
        <w:rPr>
          <w:b/>
          <w:bCs/>
        </w:rPr>
        <w:br w:type="page"/>
      </w:r>
    </w:p>
    <w:p>
      <w:pPr>
        <w:rPr>
          <w:ins w:id="90016" w:author="Claude" w:date="2026-10-14T12:00:00Z"/>
        </w:rPr>
      </w:pPr>
      <w:ins w:id="90017" w:author="Claude" w:date="2026-10-14T12:00:00Z">
        <w:r>
          <w:drawing>
            <wp:inline xmlns:a="http://schemas.openxmlformats.org/drawingml/2006/main" xmlns:pic="http://schemas.openxmlformats.org/drawingml/2006/picture">
              <wp:extent cx="5943600" cy="6368143"/>
              <wp:docPr id="2017486311" name="Picture 2017486311"/>
              <wp:cNvGraphicFramePr>
                <a:graphicFrameLocks noChangeAspect="1"/>
              </wp:cNvGraphicFramePr>
              <a:graphic>
                <a:graphicData uri="http://schemas.openxmlformats.org/drawingml/2006/picture">
                  <pic:pic>
                    <pic:nvPicPr>
                      <pic:cNvPr id="0" name="rivm_fig7_concentrations.png"/>
                      <pic:cNvPicPr/>
                    </pic:nvPicPr>
                    <pic:blipFill>
                      <a:blip r:embed="rId23"/>
                      <a:stretch>
                        <a:fillRect/>
                      </a:stretch>
                    </pic:blipFill>
                    <pic:spPr>
                      <a:xfrm>
                        <a:off x="0" y="0"/>
                        <a:ext cx="5943600" cy="6368143"/>
                      </a:xfrm>
                      <a:prstGeom prst="rect"/>
                    </pic:spPr>
                  </pic:pic>
                </a:graphicData>
              </a:graphic>
            </wp:inline>
          </w:drawing>
        </w:r>
      </w:ins>
    </w:p>
    <w:p>
      <w:pPr>
        <w:rPr>
          <w:ins w:id="90018" w:author="Claude" w:date="2026-10-14T12:00:00Z"/>
        </w:rPr>
      </w:pPr>
      <w:ins w:id="90019" w:author="Claude" w:date="2026-10-14T12:00:00Z">
        <w:r>
          <w:rPr>
            <w:b/>
            <w:bCs/>
          </w:rPr>
          <w:t xml:space="preserve">Fig. 7. Rescaled concentrations: Dutch rivers vs Monterey Bay rivers.</w:t>
        </w:r>
        <w:r>
          <w:t xml:space="preserve"> Rescaled microplastic concentrations in Dutch rivers and the four Monterey Bay rivers, (a) rescaled to 50–500 µm (W2, primary: interior to every measured range) and (b) extrapolated to 1–5000 µm (W1). Open symbols, per-sample median; thin bars, per-sample 5–95% Monte Carlo interval; thick point ranges, median and interquartile range of the per-sample medians for each water body; symbol shape, analytical technique; colour, dataset. Row labels give the differential slope a used to rescale that row and the number of samples; this study's W2 rows are measurements, so the river-specific fitted slope is shown there for reference. Value types: Dutch W2 and W1, reconstructed here with the RIVM uncertainty method (triangular α and ±10% size limits); “+”, RIVM's own published per-sample medians (W1 only); this study W2, measured (50–500 µm sieve fraction, CF = 1); this study W1, reconstructed from each river's own single slope. Dutch FTIR slopes were fitted above xmin ≈ 170–270 µm but are applied down to 20 µm; W1 differences are dominated by slope and should be read as secondary. Dommel combines refs. 52 and 54. Slope convention: differential PSD slope a (dN/dL ∝ L^a); RIVM's positive PDF exponent α is converted as a = −α. Fitting methods differ: Dutch slopes are poweRlaw maximum-likelihood fits above an estimated xmin to particles ≤ 5000 µm, aggregated per water body and technique (ref. 51); this study's slopes are maximum-likelihood fits of a power law truncated at both ends of a fixed 100–500 µm window (the closest like-for-like estimator; the former C-PSD slopes were 0.45–0.9 steeper for three rivers). Systems differ: large perennial Dutch rivers and a canal (FTIR, refs. 52, 54; LDIR, ref. 53) versus discrete pumped samples from small, episodic Central Coast rivers (µFTIR). Dutch concentrations are study-reported totals (authors' blank and subsampling corrections), not recomputed from particles.</w:t>
        </w:r>
      </w:ins>
    </w:p>
    <w:p>
      <w:pPr>
        <w:rPr>
          <w:ins w:id="90020" w:author="Claude" w:date="2026-10-14T12:00:00Z"/>
        </w:rPr>
      </w:pPr>
      <w:ins w:id="90021" w:author="Claude" w:date="2026-10-14T12:00:00Z">
        <w:r>
          <w:drawing>
            <wp:inline xmlns:a="http://schemas.openxmlformats.org/drawingml/2006/main" xmlns:pic="http://schemas.openxmlformats.org/drawingml/2006/picture">
              <wp:extent cx="5943600" cy="5519057"/>
              <wp:docPr id="2017486312" name="Picture 2017486312"/>
              <wp:cNvGraphicFramePr>
                <a:graphicFrameLocks noChangeAspect="1"/>
              </wp:cNvGraphicFramePr>
              <a:graphic>
                <a:graphicData uri="http://schemas.openxmlformats.org/drawingml/2006/picture">
                  <pic:pic>
                    <pic:nvPicPr>
                      <pic:cNvPr id="0" name="rivm_fig8_slopes.png"/>
                      <pic:cNvPicPr/>
                    </pic:nvPicPr>
                    <pic:blipFill>
                      <a:blip r:embed="rId24"/>
                      <a:stretch>
                        <a:fillRect/>
                      </a:stretch>
                    </pic:blipFill>
                    <pic:spPr>
                      <a:xfrm>
                        <a:off x="0" y="0"/>
                        <a:ext cx="5943600" cy="5519057"/>
                      </a:xfrm>
                      <a:prstGeom prst="rect"/>
                    </pic:spPr>
                  </pic:pic>
                </a:graphicData>
              </a:graphic>
            </wp:inline>
          </w:drawing>
        </w:r>
      </w:ins>
    </w:p>
    <w:p>
      <w:pPr>
        <w:rPr>
          <w:ins w:id="90022" w:author="Claude" w:date="2026-10-14T12:00:00Z"/>
        </w:rPr>
      </w:pPr>
      <w:ins w:id="90023" w:author="Claude" w:date="2026-10-14T12:00:00Z">
        <w:r>
          <w:rPr>
            <w:b/>
            <w:bCs/>
          </w:rPr>
          <w:t xml:space="preserve">Fig. 8. Particle-size-distribution slopes: Dutch rivers vs this study.</w:t>
        </w:r>
        <w:r>
          <w:t xml:space="preserve"> Differential particle-length PSD slopes (a) for Dutch water bodies (FTIR and LDIR; RIVM 2026-0069) and this study (by river). Points, estimate; thick bars, 95% CI (Dutch: RIVM bootstrap CI as published; this study: ±1.96 SE); thin bars, 95% interval after adding the structural slope SD (0.25) used in this study's Monte Carlo. Bracketed text gives each fit window (Dutch: estimated xmin, fit extends to 5000 µm; this study: LOD window). Shaded bands, MPSizeBase morphology means ± SD (ref. 25). Value types: Dutch, published; this study, measured. Slope convention: differential PSD slope a (dN/dL ∝ L^a); RIVM's positive PDF exponent α is converted as a = −α. Fitting methods differ: Dutch slopes are poweRlaw maximum-likelihood fits above an estimated xmin to particles ≤ 5000 µm, aggregated per water body and technique (ref. 51); this study's slopes are maximum-likelihood fits of a power law truncated at both ends of a fixed 100–500 µm window (the closest like-for-like estimator; the former C-PSD slopes were 0.45–0.9 steeper for three rivers). Systems differ: large perennial Dutch rivers and a canal (FTIR, refs. 52, 54; LDIR, ref. 53) versus discrete pumped samples from small, episodic Central Coast rivers (µFTIR). Dutch concentrations are study-reported totals (authors' blank and subsampling corrections), not recomputed from particles.</w:t>
        </w:r>
      </w:ins>
    </w:p>
    <w:p w14:paraId="0D4D91EA" w14:textId="249B46B6" w:rsidR="00FD7641" w:rsidRPr="00FD7641" w:rsidRDefault="00FD7641" w:rsidP="00B06503">
      <w:r>
        <w:rPr>
          <w:b/>
          <w:bCs/>
        </w:rPr>
        <w:lastRenderedPageBreak/>
        <w:t>Table 1. Microplastic concentrations in each river by depth.</w:t>
      </w:r>
      <w:r>
        <w:t xml:space="preserve"> Median with 25</w:t>
      </w:r>
      <w:r>
        <w:rPr>
          <w:vertAlign w:val="superscript"/>
        </w:rPr>
        <w:t>th</w:t>
      </w:r>
      <w:r>
        <w:t>-75</w:t>
      </w:r>
      <w:r>
        <w:rPr>
          <w:vertAlign w:val="superscript"/>
        </w:rPr>
        <w:t>th</w:t>
      </w:r>
      <w:r>
        <w:t xml:space="preserve"> percentile in parentheses. Microplastic concentrations of either size class did not vary significantly between rivers or sampling depth.</w:t>
      </w:r>
    </w:p>
    <w:tbl>
      <w:tblPr>
        <w:tblpPr w:leftFromText="180" w:rightFromText="180" w:vertAnchor="text" w:horzAnchor="margin" w:tblpY="73"/>
        <w:tblW w:w="9170" w:type="dxa"/>
        <w:tblLayout w:type="fixed"/>
        <w:tblLook w:val="0420" w:firstRow="1" w:lastRow="0" w:firstColumn="0" w:lastColumn="0" w:noHBand="0" w:noVBand="1"/>
      </w:tblPr>
      <w:tblGrid>
        <w:gridCol w:w="1070"/>
        <w:gridCol w:w="1260"/>
        <w:gridCol w:w="1710"/>
        <w:gridCol w:w="990"/>
        <w:gridCol w:w="1800"/>
        <w:gridCol w:w="990"/>
        <w:gridCol w:w="1350"/>
      </w:tblGrid>
      <w:tr w:rsidR="00FD7641" w:rsidRPr="003662DA" w14:paraId="5CC60C3F" w14:textId="77777777" w:rsidTr="00603BAD">
        <w:trPr>
          <w:tblHeader/>
        </w:trPr>
        <w:tc>
          <w:tcPr>
            <w:tcW w:w="1070" w:type="dxa"/>
            <w:tcBorders>
              <w:top w:val="single" w:sz="8" w:space="0" w:color="000000"/>
              <w:left w:val="single" w:sz="8" w:space="0" w:color="000000"/>
              <w:bottom w:val="single" w:sz="8" w:space="0" w:color="000000"/>
              <w:right w:val="single" w:sz="8" w:space="0" w:color="000000"/>
            </w:tcBorders>
            <w:shd w:val="clear" w:color="auto" w:fill="D9D9D9"/>
            <w:tcMar>
              <w:top w:w="0" w:type="dxa"/>
              <w:left w:w="0" w:type="dxa"/>
              <w:bottom w:w="0" w:type="dxa"/>
              <w:right w:w="0" w:type="dxa"/>
            </w:tcMar>
            <w:vAlign w:val="center"/>
          </w:tcPr>
          <w:p w14:paraId="17FC0A87"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River</w:t>
            </w:r>
          </w:p>
        </w:tc>
        <w:tc>
          <w:tcPr>
            <w:tcW w:w="1260" w:type="dxa"/>
            <w:tcBorders>
              <w:top w:val="single" w:sz="8" w:space="0" w:color="000000"/>
              <w:left w:val="single" w:sz="8" w:space="0" w:color="000000"/>
              <w:bottom w:val="single" w:sz="8" w:space="0" w:color="000000"/>
              <w:right w:val="single" w:sz="24" w:space="0" w:color="000000"/>
            </w:tcBorders>
            <w:shd w:val="clear" w:color="auto" w:fill="D9D9D9"/>
            <w:tcMar>
              <w:top w:w="0" w:type="dxa"/>
              <w:left w:w="0" w:type="dxa"/>
              <w:bottom w:w="0" w:type="dxa"/>
              <w:right w:w="0" w:type="dxa"/>
            </w:tcMar>
            <w:vAlign w:val="center"/>
          </w:tcPr>
          <w:p w14:paraId="3B2C9BA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Sample depth</w:t>
            </w:r>
          </w:p>
        </w:tc>
        <w:tc>
          <w:tcPr>
            <w:tcW w:w="1710" w:type="dxa"/>
            <w:tcBorders>
              <w:top w:val="single" w:sz="8" w:space="0" w:color="000000"/>
              <w:left w:val="single" w:sz="24"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395D5CB8"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MPs per L (50–500 µm)</w:t>
            </w:r>
          </w:p>
        </w:tc>
        <w:tc>
          <w:tcPr>
            <w:tcW w:w="990" w:type="dxa"/>
            <w:tcBorders>
              <w:top w:val="single" w:sz="8" w:space="0" w:color="000000"/>
              <w:left w:val="single" w:sz="4" w:space="0" w:color="000000"/>
              <w:bottom w:val="single" w:sz="8" w:space="0" w:color="000000"/>
              <w:right w:val="single" w:sz="24" w:space="0" w:color="000000"/>
            </w:tcBorders>
            <w:shd w:val="clear" w:color="auto" w:fill="D9D9D9"/>
            <w:tcMar>
              <w:top w:w="0" w:type="dxa"/>
              <w:left w:w="0" w:type="dxa"/>
              <w:bottom w:w="0" w:type="dxa"/>
              <w:right w:w="0" w:type="dxa"/>
            </w:tcMar>
            <w:vAlign w:val="center"/>
          </w:tcPr>
          <w:p w14:paraId="4DBAD80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Sample size</w:t>
            </w:r>
          </w:p>
        </w:tc>
        <w:tc>
          <w:tcPr>
            <w:tcW w:w="1800" w:type="dxa"/>
            <w:tcBorders>
              <w:top w:val="single" w:sz="8" w:space="0" w:color="000000"/>
              <w:left w:val="single" w:sz="24" w:space="0" w:color="000000"/>
              <w:bottom w:val="single" w:sz="8" w:space="0" w:color="000000"/>
              <w:right w:val="single" w:sz="4" w:space="0" w:color="000000"/>
            </w:tcBorders>
            <w:shd w:val="clear" w:color="auto" w:fill="D9D9D9"/>
            <w:tcMar>
              <w:top w:w="0" w:type="dxa"/>
              <w:left w:w="0" w:type="dxa"/>
              <w:bottom w:w="0" w:type="dxa"/>
              <w:right w:w="0" w:type="dxa"/>
            </w:tcMar>
            <w:vAlign w:val="center"/>
          </w:tcPr>
          <w:p w14:paraId="13FDA46A"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MPs per L (500–5000 µm)</w:t>
            </w:r>
          </w:p>
        </w:tc>
        <w:tc>
          <w:tcPr>
            <w:tcW w:w="990" w:type="dxa"/>
            <w:tcBorders>
              <w:top w:val="single" w:sz="8" w:space="0" w:color="000000"/>
              <w:left w:val="single" w:sz="4" w:space="0" w:color="000000"/>
              <w:bottom w:val="single" w:sz="8" w:space="0" w:color="000000"/>
              <w:right w:val="single" w:sz="24" w:space="0" w:color="000000"/>
            </w:tcBorders>
            <w:shd w:val="clear" w:color="auto" w:fill="D9D9D9"/>
            <w:tcMar>
              <w:top w:w="0" w:type="dxa"/>
              <w:left w:w="0" w:type="dxa"/>
              <w:bottom w:w="0" w:type="dxa"/>
              <w:right w:w="0" w:type="dxa"/>
            </w:tcMar>
            <w:vAlign w:val="center"/>
          </w:tcPr>
          <w:p w14:paraId="0499284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Sample size</w:t>
            </w:r>
          </w:p>
        </w:tc>
        <w:tc>
          <w:tcPr>
            <w:tcW w:w="1350" w:type="dxa"/>
            <w:tcBorders>
              <w:top w:val="single" w:sz="8" w:space="0" w:color="000000"/>
              <w:left w:val="single" w:sz="24" w:space="0" w:color="000000"/>
              <w:bottom w:val="single" w:sz="8" w:space="0" w:color="000000"/>
              <w:right w:val="single" w:sz="8" w:space="0" w:color="000000"/>
            </w:tcBorders>
            <w:shd w:val="clear" w:color="auto" w:fill="D9D9D9"/>
            <w:tcMar>
              <w:top w:w="0" w:type="dxa"/>
              <w:left w:w="0" w:type="dxa"/>
              <w:bottom w:w="0" w:type="dxa"/>
              <w:right w:w="0" w:type="dxa"/>
            </w:tcMar>
            <w:vAlign w:val="center"/>
          </w:tcPr>
          <w:p w14:paraId="02AA5D3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b/>
                <w:color w:val="000000"/>
              </w:rPr>
            </w:pPr>
            <w:r>
              <w:rPr>
                <w:rFonts w:eastAsia="Arial"/>
                <w:b/>
                <w:color w:val="000000"/>
              </w:rPr>
              <w:t>small:large MP ratio</w:t>
            </w:r>
          </w:p>
        </w:tc>
      </w:tr>
      <w:tr w:rsidR="00FD7641" w:rsidRPr="003662DA" w14:paraId="17AB0C7B"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4D0B8D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Pr>
                <w:rFonts w:eastAsia="Arial"/>
                <w:b/>
                <w:color w:val="000000"/>
              </w:rPr>
              <w:t>San Lorenzo</w:t>
            </w:r>
          </w:p>
        </w:tc>
        <w:tc>
          <w:tcPr>
            <w:tcW w:w="1260" w:type="dxa"/>
            <w:tcBorders>
              <w:top w:val="single" w:sz="8"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4650B6F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surface</w:t>
            </w:r>
          </w:p>
        </w:tc>
        <w:tc>
          <w:tcPr>
            <w:tcW w:w="171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218758C1"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0.400 </w:t>
            </w:r>
          </w:p>
          <w:p w14:paraId="60649ABC"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(0.282–0.758)</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0E91081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6CF06CD6"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0.005 </w:t>
            </w:r>
          </w:p>
          <w:p w14:paraId="5E8C521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(0.005–0.009)</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4835277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w:t>
            </w:r>
          </w:p>
        </w:tc>
        <w:tc>
          <w:tcPr>
            <w:tcW w:w="1350" w:type="dxa"/>
            <w:tcBorders>
              <w:top w:val="single" w:sz="8"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3829D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80</w:t>
            </w:r>
          </w:p>
        </w:tc>
      </w:tr>
      <w:tr w:rsidR="00FD7641" w:rsidRPr="003662DA" w14:paraId="336118D8"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80A949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8F235E5"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subsurface</w:t>
            </w:r>
          </w:p>
        </w:tc>
        <w:tc>
          <w:tcPr>
            <w:tcW w:w="171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F0A8D60"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0.200 </w:t>
            </w:r>
          </w:p>
          <w:p w14:paraId="42DE6707"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(0.113–1.305)</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923587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0C0701FE"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0.005 </w:t>
            </w:r>
          </w:p>
          <w:p w14:paraId="03E4187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(0.005–0.018)</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08A25C6"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350" w:type="dxa"/>
            <w:tcBorders>
              <w:top w:val="single" w:sz="8" w:space="0" w:color="000000"/>
              <w:left w:val="single" w:sz="2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2ED819C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40</w:t>
            </w:r>
          </w:p>
        </w:tc>
      </w:tr>
      <w:tr w:rsidR="00FD7641" w:rsidRPr="003662DA" w14:paraId="4B0C3431"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F02E97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Pr>
                <w:rFonts w:eastAsia="Arial"/>
                <w:b/>
                <w:color w:val="000000"/>
              </w:rPr>
              <w:t>Pajaro</w:t>
            </w:r>
          </w:p>
        </w:tc>
        <w:tc>
          <w:tcPr>
            <w:tcW w:w="1260" w:type="dxa"/>
            <w:tcBorders>
              <w:top w:val="single" w:sz="4"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1DC4442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surface</w:t>
            </w:r>
          </w:p>
        </w:tc>
        <w:tc>
          <w:tcPr>
            <w:tcW w:w="171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D76E9DB"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0.220 </w:t>
            </w:r>
          </w:p>
          <w:p w14:paraId="25F622B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(0.083–0.415)</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6E9DB99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3E6A9A8"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0.020 </w:t>
            </w:r>
          </w:p>
          <w:p w14:paraId="330761FB"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(0.016–0.024)</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D46ACC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6</w:t>
            </w:r>
          </w:p>
        </w:tc>
        <w:tc>
          <w:tcPr>
            <w:tcW w:w="1350" w:type="dxa"/>
            <w:tcBorders>
              <w:top w:val="single" w:sz="4"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B5E4865"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11</w:t>
            </w:r>
          </w:p>
        </w:tc>
      </w:tr>
      <w:tr w:rsidR="00FD7641" w:rsidRPr="003662DA" w14:paraId="14F708FB"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E3B0C0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2A4A16C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subsurface</w:t>
            </w:r>
          </w:p>
        </w:tc>
        <w:tc>
          <w:tcPr>
            <w:tcW w:w="171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759ACA2"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0.180 </w:t>
            </w:r>
          </w:p>
          <w:p w14:paraId="4640ADD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(0.077–0.823)</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3A5A465C"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449F9CF"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0.025 </w:t>
            </w:r>
          </w:p>
          <w:p w14:paraId="1501517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(0.020–0.028)</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6EA019B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350" w:type="dxa"/>
            <w:tcBorders>
              <w:top w:val="single" w:sz="8" w:space="0" w:color="000000"/>
              <w:left w:val="single" w:sz="2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0F06DA7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r>
      <w:tr w:rsidR="00FD7641" w:rsidRPr="003662DA" w14:paraId="232BFB82"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420362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Pr>
                <w:rFonts w:eastAsia="Arial"/>
                <w:b/>
                <w:color w:val="000000"/>
              </w:rPr>
              <w:t>Salinas</w:t>
            </w:r>
          </w:p>
        </w:tc>
        <w:tc>
          <w:tcPr>
            <w:tcW w:w="1260" w:type="dxa"/>
            <w:tcBorders>
              <w:top w:val="single" w:sz="4"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42CBA156"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surface</w:t>
            </w:r>
          </w:p>
        </w:tc>
        <w:tc>
          <w:tcPr>
            <w:tcW w:w="171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8F9282D"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0.106 </w:t>
            </w:r>
          </w:p>
          <w:p w14:paraId="29870836"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(0.068–0.344)</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C52CC7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8</w:t>
            </w:r>
          </w:p>
        </w:tc>
        <w:tc>
          <w:tcPr>
            <w:tcW w:w="180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4F7BE58C"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0.015 </w:t>
            </w:r>
          </w:p>
          <w:p w14:paraId="5F221BA7"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(0.014–0.025)</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A8BAFC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8</w:t>
            </w:r>
          </w:p>
        </w:tc>
        <w:tc>
          <w:tcPr>
            <w:tcW w:w="1350" w:type="dxa"/>
            <w:tcBorders>
              <w:top w:val="single" w:sz="4"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BE45F6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r>
      <w:tr w:rsidR="00FD7641" w:rsidRPr="003662DA" w14:paraId="66B8113A"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5C79F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1BBF434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subsurface</w:t>
            </w:r>
          </w:p>
        </w:tc>
        <w:tc>
          <w:tcPr>
            <w:tcW w:w="171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385F3FC"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0.235 </w:t>
            </w:r>
          </w:p>
          <w:p w14:paraId="14EDCC9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(0.108–0.428)</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01CD64C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8" w:space="0" w:color="000000"/>
              <w:left w:val="single" w:sz="2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F9F6C60"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0.025 </w:t>
            </w:r>
          </w:p>
          <w:p w14:paraId="620D690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(0.005–0.035)</w:t>
            </w:r>
          </w:p>
        </w:tc>
        <w:tc>
          <w:tcPr>
            <w:tcW w:w="990" w:type="dxa"/>
            <w:tcBorders>
              <w:top w:val="single" w:sz="8" w:space="0" w:color="000000"/>
              <w:left w:val="single" w:sz="4" w:space="0" w:color="000000"/>
              <w:bottom w:val="single" w:sz="4" w:space="0" w:color="000000"/>
              <w:right w:val="single" w:sz="24" w:space="0" w:color="000000"/>
            </w:tcBorders>
            <w:shd w:val="clear" w:color="auto" w:fill="FFFFFF"/>
            <w:tcMar>
              <w:top w:w="0" w:type="dxa"/>
              <w:left w:w="0" w:type="dxa"/>
              <w:bottom w:w="0" w:type="dxa"/>
              <w:right w:w="0" w:type="dxa"/>
            </w:tcMar>
            <w:vAlign w:val="center"/>
          </w:tcPr>
          <w:p w14:paraId="3784282F"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8</w:t>
            </w:r>
          </w:p>
        </w:tc>
        <w:tc>
          <w:tcPr>
            <w:tcW w:w="1350" w:type="dxa"/>
            <w:tcBorders>
              <w:top w:val="single" w:sz="8" w:space="0" w:color="000000"/>
              <w:left w:val="single" w:sz="24" w:space="0" w:color="000000"/>
              <w:bottom w:val="single" w:sz="4" w:space="0" w:color="000000"/>
              <w:right w:val="single" w:sz="8" w:space="0" w:color="000000"/>
            </w:tcBorders>
            <w:shd w:val="clear" w:color="auto" w:fill="FFFFFF"/>
            <w:tcMar>
              <w:top w:w="0" w:type="dxa"/>
              <w:left w:w="0" w:type="dxa"/>
              <w:bottom w:w="0" w:type="dxa"/>
              <w:right w:w="0" w:type="dxa"/>
            </w:tcMar>
            <w:vAlign w:val="center"/>
          </w:tcPr>
          <w:p w14:paraId="640674B4"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9</w:t>
            </w:r>
          </w:p>
        </w:tc>
      </w:tr>
      <w:tr w:rsidR="00FD7641" w:rsidRPr="003662DA" w14:paraId="26ACC20F" w14:textId="77777777" w:rsidTr="00603BAD">
        <w:tc>
          <w:tcPr>
            <w:tcW w:w="1070"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E79D73B"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r>
              <w:rPr>
                <w:rFonts w:eastAsia="Arial"/>
                <w:b/>
                <w:color w:val="000000"/>
              </w:rPr>
              <w:t>Carmel</w:t>
            </w:r>
          </w:p>
        </w:tc>
        <w:tc>
          <w:tcPr>
            <w:tcW w:w="1260" w:type="dxa"/>
            <w:tcBorders>
              <w:top w:val="single" w:sz="4"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6342C14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surface</w:t>
            </w:r>
          </w:p>
        </w:tc>
        <w:tc>
          <w:tcPr>
            <w:tcW w:w="171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12FCDE1E"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0.050 </w:t>
            </w:r>
          </w:p>
          <w:p w14:paraId="09E1CFE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(0.050–0.305)</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36F1DB29"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4"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7771929A"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0.010 </w:t>
            </w:r>
          </w:p>
          <w:p w14:paraId="5B120E90"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(0.005–0.018)</w:t>
            </w:r>
          </w:p>
        </w:tc>
        <w:tc>
          <w:tcPr>
            <w:tcW w:w="990" w:type="dxa"/>
            <w:tcBorders>
              <w:top w:val="single" w:sz="4"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5EC5847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350" w:type="dxa"/>
            <w:tcBorders>
              <w:top w:val="single" w:sz="4"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A771D52"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5</w:t>
            </w:r>
          </w:p>
        </w:tc>
      </w:tr>
      <w:tr w:rsidR="00FD7641" w:rsidRPr="003662DA" w14:paraId="762AA1FB" w14:textId="77777777" w:rsidTr="00603BAD">
        <w:tc>
          <w:tcPr>
            <w:tcW w:w="1070" w:type="dxa"/>
            <w:vMerge/>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C9D892C"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rPr>
                <w:rFonts w:eastAsia="Arial"/>
                <w:b/>
                <w:color w:val="000000"/>
              </w:rPr>
            </w:pPr>
          </w:p>
        </w:tc>
        <w:tc>
          <w:tcPr>
            <w:tcW w:w="1260" w:type="dxa"/>
            <w:tcBorders>
              <w:top w:val="single" w:sz="8" w:space="0" w:color="000000"/>
              <w:left w:val="single" w:sz="8"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52A44103"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subsurface</w:t>
            </w:r>
          </w:p>
        </w:tc>
        <w:tc>
          <w:tcPr>
            <w:tcW w:w="171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025EFCBD"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0.165 </w:t>
            </w:r>
          </w:p>
          <w:p w14:paraId="1112A0AD"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(0.103–0.253)</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12AAC14E"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800" w:type="dxa"/>
            <w:tcBorders>
              <w:top w:val="single" w:sz="8" w:space="0" w:color="000000"/>
              <w:left w:val="single" w:sz="24" w:space="0" w:color="000000"/>
              <w:bottom w:val="single" w:sz="8" w:space="0" w:color="000000"/>
              <w:right w:val="single" w:sz="4" w:space="0" w:color="000000"/>
            </w:tcBorders>
            <w:shd w:val="clear" w:color="auto" w:fill="FFFFFF"/>
            <w:tcMar>
              <w:top w:w="0" w:type="dxa"/>
              <w:left w:w="0" w:type="dxa"/>
              <w:bottom w:w="0" w:type="dxa"/>
              <w:right w:w="0" w:type="dxa"/>
            </w:tcMar>
            <w:vAlign w:val="center"/>
          </w:tcPr>
          <w:p w14:paraId="3BC67726" w14:textId="77777777" w:rsidR="00FD7641"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 xml:space="preserve">0.015 </w:t>
            </w:r>
          </w:p>
          <w:p w14:paraId="47D5ADEB"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(0.010–0.033)</w:t>
            </w:r>
          </w:p>
        </w:tc>
        <w:tc>
          <w:tcPr>
            <w:tcW w:w="990" w:type="dxa"/>
            <w:tcBorders>
              <w:top w:val="single" w:sz="8" w:space="0" w:color="000000"/>
              <w:left w:val="single" w:sz="4" w:space="0" w:color="000000"/>
              <w:bottom w:val="single" w:sz="8" w:space="0" w:color="000000"/>
              <w:right w:val="single" w:sz="24" w:space="0" w:color="000000"/>
            </w:tcBorders>
            <w:shd w:val="clear" w:color="auto" w:fill="FFFFFF"/>
            <w:tcMar>
              <w:top w:w="0" w:type="dxa"/>
              <w:left w:w="0" w:type="dxa"/>
              <w:bottom w:w="0" w:type="dxa"/>
              <w:right w:w="0" w:type="dxa"/>
            </w:tcMar>
            <w:vAlign w:val="center"/>
          </w:tcPr>
          <w:p w14:paraId="6B7DE44A"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7</w:t>
            </w:r>
          </w:p>
        </w:tc>
        <w:tc>
          <w:tcPr>
            <w:tcW w:w="1350" w:type="dxa"/>
            <w:tcBorders>
              <w:top w:val="single" w:sz="8" w:space="0" w:color="000000"/>
              <w:left w:val="single" w:sz="2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7ABD581" w14:textId="77777777" w:rsidR="00FD7641" w:rsidRPr="003662DA" w:rsidRDefault="00FD7641" w:rsidP="00603BAD">
            <w:pPr>
              <w:pBdr>
                <w:top w:val="none" w:sz="0" w:space="0" w:color="000000"/>
                <w:left w:val="none" w:sz="0" w:space="0" w:color="000000"/>
                <w:bottom w:val="none" w:sz="0" w:space="0" w:color="000000"/>
                <w:right w:val="none" w:sz="0" w:space="0" w:color="000000"/>
              </w:pBdr>
              <w:spacing w:before="80" w:after="80"/>
              <w:ind w:left="80" w:right="80"/>
              <w:jc w:val="center"/>
              <w:rPr>
                <w:rFonts w:eastAsia="Arial"/>
                <w:color w:val="000000"/>
              </w:rPr>
            </w:pPr>
            <w:r>
              <w:rPr>
                <w:rFonts w:eastAsia="Arial"/>
                <w:color w:val="000000"/>
              </w:rPr>
              <w:t>11</w:t>
            </w:r>
          </w:p>
        </w:tc>
      </w:tr>
    </w:tbl>
    <w:p w14:paraId="08675716" w14:textId="77777777" w:rsidR="00FD7641" w:rsidRDefault="00FD7641">
      <w:pPr>
        <w:spacing w:after="160" w:line="278" w:lineRule="auto"/>
        <w:rPr>
          <w:b/>
          <w:bCs/>
          <w:lang w:val="es-ES"/>
        </w:rPr>
      </w:pPr>
      <w:r>
        <w:rPr>
          <w:b/>
          <w:bCs/>
          <w:lang w:val="es-ES"/>
        </w:rPr>
        <w:br w:type="page"/>
      </w:r>
    </w:p>
    <w:p w14:paraId="1F24F315" w14:textId="30F37F4C" w:rsidR="00AA04DD" w:rsidRPr="006934B1" w:rsidRDefault="00AA04DD" w:rsidP="00B06503">
      <w:pPr>
        <w:rPr>
          <w:b/>
          <w:bCs/>
          <w:lang w:val="es-ES"/>
        </w:rPr>
      </w:pPr>
      <w:r>
        <w:rPr>
          <w:b/>
          <w:bCs/>
          <w:lang w:val="es-ES"/>
        </w:rPr>
        <w:lastRenderedPageBreak/>
        <w:t>References</w:t>
      </w:r>
    </w:p>
    <w:p w14:paraId="7F4B3D2B" w14:textId="77777777" w:rsidR="004E3F43" w:rsidRPr="004E3F43" w:rsidRDefault="00AF25F3" w:rsidP="004E3F43">
      <w:pPr>
        <w:pStyle w:val="Bibliography"/>
        <w:rPr>
          <w:rFonts w:eastAsiaTheme="minorHAnsi"/>
        </w:rPr>
      </w:pPr>
      <w:r>
        <w:rPr>
          <w:b/>
          <w:bCs/>
        </w:rPr>
        <w:fldChar w:fldCharType="begin"/>
        <w:instrText xml:space="preserve"> ADDIN ZOTERO_BIBL {"uncited":[],"omitted":[],"custom":[]} CSL_BIBLIOGRAPHY </w:instrText>
        <w:fldChar w:fldCharType="separate"/>
      </w:r>
      <w:r>
        <w:rPr>
          <w:rFonts w:eastAsiaTheme="minorHAnsi"/>
        </w:rPr>
        <w:t>(1)</w:t>
        <w:tab/>
        <w:t xml:space="preserve">Thompson, R. C.; Courtene-Jones, W.; Boucher, J.; Pahl, S.; Raubenheimer, K.; Koelmans, A. A. Twenty Years of Microplastic Pollution Research—What Have We Learned? </w:t>
      </w:r>
      <w:r>
        <w:rPr>
          <w:rFonts w:eastAsiaTheme="minorHAnsi"/>
          <w:i/>
          <w:iCs/>
        </w:rPr>
        <w:t>Science</w:t>
      </w:r>
      <w:r>
        <w:rPr>
          <w:rFonts w:eastAsiaTheme="minorHAnsi"/>
        </w:rPr>
        <w:t xml:space="preserve"> </w:t>
      </w:r>
      <w:r>
        <w:rPr>
          <w:rFonts w:eastAsiaTheme="minorHAnsi"/>
          <w:b/>
          <w:bCs/>
        </w:rPr>
        <w:t>2024</w:t>
      </w:r>
      <w:r>
        <w:rPr>
          <w:rFonts w:eastAsiaTheme="minorHAnsi"/>
        </w:rPr>
        <w:t xml:space="preserve">, </w:t>
      </w:r>
      <w:r>
        <w:rPr>
          <w:rFonts w:eastAsiaTheme="minorHAnsi"/>
          <w:i/>
          <w:iCs/>
        </w:rPr>
        <w:t>386</w:t>
      </w:r>
      <w:r>
        <w:rPr>
          <w:rFonts w:eastAsiaTheme="minorHAnsi"/>
        </w:rPr>
        <w:t xml:space="preserve"> (6720), eadl2746. https://doi.org/10.1126/science.adl2746.</w:t>
      </w:r>
    </w:p>
    <w:p w14:paraId="04769F40" w14:textId="77777777" w:rsidR="004E3F43" w:rsidRPr="004E3F43" w:rsidRDefault="004E3F43" w:rsidP="004E3F43">
      <w:pPr>
        <w:pStyle w:val="Bibliography"/>
        <w:rPr>
          <w:rFonts w:eastAsiaTheme="minorHAnsi"/>
        </w:rPr>
      </w:pPr>
      <w:r>
        <w:rPr>
          <w:rFonts w:eastAsiaTheme="minorHAnsi"/>
        </w:rPr>
        <w:t>(2)</w:t>
        <w:tab/>
        <w:t xml:space="preserve">Murphy-Hagan, C.; Gray, A. B.; Singh, S.; Hapich, H.; Cowger, W.; Seeley, M. E.; Waldschläger, K. Microplastic Characterization and Transport Mode — A Flow-Integrated Approach to Sampling Urban Waterways. </w:t>
      </w:r>
      <w:r>
        <w:rPr>
          <w:rFonts w:eastAsiaTheme="minorHAnsi"/>
          <w:i/>
          <w:iCs/>
        </w:rPr>
        <w:t>Environmental Research</w:t>
      </w:r>
      <w:r>
        <w:rPr>
          <w:rFonts w:eastAsiaTheme="minorHAnsi"/>
        </w:rPr>
        <w:t xml:space="preserve"> </w:t>
      </w:r>
      <w:r>
        <w:rPr>
          <w:rFonts w:eastAsiaTheme="minorHAnsi"/>
          <w:b/>
          <w:bCs/>
        </w:rPr>
        <w:t>2025</w:t>
      </w:r>
      <w:r>
        <w:rPr>
          <w:rFonts w:eastAsiaTheme="minorHAnsi"/>
        </w:rPr>
        <w:t xml:space="preserve">, </w:t>
      </w:r>
      <w:r>
        <w:rPr>
          <w:rFonts w:eastAsiaTheme="minorHAnsi"/>
          <w:i/>
          <w:iCs/>
        </w:rPr>
        <w:t>269</w:t>
      </w:r>
      <w:r>
        <w:rPr>
          <w:rFonts w:eastAsiaTheme="minorHAnsi"/>
        </w:rPr>
        <w:t>, 120908. https://doi.org/10.1016/j.envres.2025.120908.</w:t>
      </w:r>
    </w:p>
    <w:p w14:paraId="55C7FAB1" w14:textId="77777777" w:rsidR="004E3F43" w:rsidRPr="004E3F43" w:rsidRDefault="004E3F43" w:rsidP="004E3F43">
      <w:pPr>
        <w:pStyle w:val="Bibliography"/>
        <w:rPr>
          <w:rFonts w:eastAsiaTheme="minorHAnsi"/>
        </w:rPr>
      </w:pPr>
      <w:r>
        <w:rPr>
          <w:rFonts w:eastAsiaTheme="minorHAnsi"/>
        </w:rPr>
        <w:t>(3)</w:t>
        <w:tab/>
        <w:t xml:space="preserve">Lebreton, L. C. M.; Van Der Zwet, J.; Damsteeg, J. W.; Slat, B.; Andrady, A.; Reisser, J. River Plastic Emissions to the World’s Oceans. </w:t>
      </w:r>
      <w:r>
        <w:rPr>
          <w:rFonts w:eastAsiaTheme="minorHAnsi"/>
          <w:i/>
          <w:iCs/>
        </w:rPr>
        <w:t>Nature Communications</w:t>
      </w:r>
      <w:r>
        <w:rPr>
          <w:rFonts w:eastAsiaTheme="minorHAnsi"/>
        </w:rPr>
        <w:t xml:space="preserve"> </w:t>
      </w:r>
      <w:r>
        <w:rPr>
          <w:rFonts w:eastAsiaTheme="minorHAnsi"/>
          <w:b/>
          <w:bCs/>
        </w:rPr>
        <w:t>2017</w:t>
      </w:r>
      <w:r>
        <w:rPr>
          <w:rFonts w:eastAsiaTheme="minorHAnsi"/>
        </w:rPr>
        <w:t xml:space="preserve">, </w:t>
      </w:r>
      <w:r>
        <w:rPr>
          <w:rFonts w:eastAsiaTheme="minorHAnsi"/>
          <w:i/>
          <w:iCs/>
        </w:rPr>
        <w:t>8</w:t>
      </w:r>
      <w:r>
        <w:rPr>
          <w:rFonts w:eastAsiaTheme="minorHAnsi"/>
        </w:rPr>
        <w:t>, 15611. https://doi.org/10.1038/ncomms15611.</w:t>
      </w:r>
    </w:p>
    <w:p w14:paraId="73E94B17" w14:textId="77777777" w:rsidR="004E3F43" w:rsidRPr="004E3F43" w:rsidRDefault="004E3F43" w:rsidP="004E3F43">
      <w:pPr>
        <w:pStyle w:val="Bibliography"/>
        <w:rPr>
          <w:rFonts w:eastAsiaTheme="minorHAnsi"/>
        </w:rPr>
      </w:pPr>
      <w:r>
        <w:rPr>
          <w:rFonts w:eastAsiaTheme="minorHAnsi"/>
        </w:rPr>
        <w:t>(4)</w:t>
        <w:tab/>
        <w:t xml:space="preserve">Schmidt, C.; Krauth, T.; Wagner, S. Export of Plastic Debris by Rivers into the Sea. </w:t>
      </w:r>
      <w:r>
        <w:rPr>
          <w:rFonts w:eastAsiaTheme="minorHAnsi"/>
          <w:i/>
          <w:iCs/>
        </w:rPr>
        <w:t>Environ. Sci. Technol.</w:t>
      </w:r>
      <w:r>
        <w:rPr>
          <w:rFonts w:eastAsiaTheme="minorHAnsi"/>
        </w:rPr>
        <w:t xml:space="preserve"> </w:t>
      </w:r>
      <w:r>
        <w:rPr>
          <w:rFonts w:eastAsiaTheme="minorHAnsi"/>
          <w:b/>
          <w:bCs/>
        </w:rPr>
        <w:t>2017</w:t>
      </w:r>
      <w:r>
        <w:rPr>
          <w:rFonts w:eastAsiaTheme="minorHAnsi"/>
        </w:rPr>
        <w:t xml:space="preserve">, </w:t>
      </w:r>
      <w:r>
        <w:rPr>
          <w:rFonts w:eastAsiaTheme="minorHAnsi"/>
          <w:i/>
          <w:iCs/>
        </w:rPr>
        <w:t>51</w:t>
      </w:r>
      <w:r>
        <w:rPr>
          <w:rFonts w:eastAsiaTheme="minorHAnsi"/>
        </w:rPr>
        <w:t xml:space="preserve"> (21), 12246–12253. https://doi.org/10.1021/acs.est.7b02368.</w:t>
      </w:r>
    </w:p>
    <w:p w14:paraId="57F295AF" w14:textId="77777777" w:rsidR="004E3F43" w:rsidRPr="004E3F43" w:rsidRDefault="004E3F43" w:rsidP="004E3F43">
      <w:pPr>
        <w:pStyle w:val="Bibliography"/>
        <w:rPr>
          <w:rFonts w:eastAsiaTheme="minorHAnsi"/>
        </w:rPr>
      </w:pPr>
      <w:r>
        <w:rPr>
          <w:rFonts w:eastAsiaTheme="minorHAnsi"/>
        </w:rPr>
        <w:t>(5)</w:t>
        <w:tab/>
        <w:t xml:space="preserve">Strokal, M.; Vriend, P.; Bak, M. P.; Kroeze, C.; van Wijnen, J.; van Emmerik, T. River Export of Macro- and Microplastics to Seas by Sources Worldwide. </w:t>
      </w:r>
      <w:r>
        <w:rPr>
          <w:rFonts w:eastAsiaTheme="minorHAnsi"/>
          <w:i/>
          <w:iCs/>
        </w:rPr>
        <w:t>Nat Commun</w:t>
      </w:r>
      <w:r>
        <w:rPr>
          <w:rFonts w:eastAsiaTheme="minorHAnsi"/>
        </w:rPr>
        <w:t xml:space="preserve"> </w:t>
      </w:r>
      <w:r>
        <w:rPr>
          <w:rFonts w:eastAsiaTheme="minorHAnsi"/>
          <w:b/>
          <w:bCs/>
        </w:rPr>
        <w:t>2023</w:t>
      </w:r>
      <w:r>
        <w:rPr>
          <w:rFonts w:eastAsiaTheme="minorHAnsi"/>
        </w:rPr>
        <w:t xml:space="preserve">, </w:t>
      </w:r>
      <w:r>
        <w:rPr>
          <w:rFonts w:eastAsiaTheme="minorHAnsi"/>
          <w:i/>
          <w:iCs/>
        </w:rPr>
        <w:t>14</w:t>
      </w:r>
      <w:r>
        <w:rPr>
          <w:rFonts w:eastAsiaTheme="minorHAnsi"/>
        </w:rPr>
        <w:t xml:space="preserve"> (1), 4842. https://doi.org/10.1038/s41467-023-40501-9.</w:t>
      </w:r>
    </w:p>
    <w:p w14:paraId="10653CCF" w14:textId="77777777" w:rsidR="004E3F43" w:rsidRPr="004E3F43" w:rsidRDefault="004E3F43" w:rsidP="004E3F43">
      <w:pPr>
        <w:pStyle w:val="Bibliography"/>
        <w:rPr>
          <w:rFonts w:eastAsiaTheme="minorHAnsi"/>
        </w:rPr>
      </w:pPr>
      <w:r>
        <w:rPr>
          <w:rFonts w:eastAsiaTheme="minorHAnsi"/>
        </w:rPr>
        <w:t>(6)</w:t>
        <w:tab/>
        <w:t xml:space="preserve">van Emmerik, T. H. M.; Frings, R. M.; Schreyers, L. J.; Hauk, R.; de Lange, S. I.; Mellink, Y. A. M. River Plastic Transport and Deposition Amplified by Extreme Flood. </w:t>
      </w:r>
      <w:r>
        <w:rPr>
          <w:rFonts w:eastAsiaTheme="minorHAnsi"/>
          <w:i/>
          <w:iCs/>
        </w:rPr>
        <w:t>Nat Water</w:t>
      </w:r>
      <w:r>
        <w:rPr>
          <w:rFonts w:eastAsiaTheme="minorHAnsi"/>
        </w:rPr>
        <w:t xml:space="preserve"> </w:t>
      </w:r>
      <w:r>
        <w:rPr>
          <w:rFonts w:eastAsiaTheme="minorHAnsi"/>
          <w:b/>
          <w:bCs/>
        </w:rPr>
        <w:t>2023</w:t>
      </w:r>
      <w:r>
        <w:rPr>
          <w:rFonts w:eastAsiaTheme="minorHAnsi"/>
        </w:rPr>
        <w:t xml:space="preserve">, </w:t>
      </w:r>
      <w:r>
        <w:rPr>
          <w:rFonts w:eastAsiaTheme="minorHAnsi"/>
          <w:i/>
          <w:iCs/>
        </w:rPr>
        <w:t>1</w:t>
      </w:r>
      <w:r>
        <w:rPr>
          <w:rFonts w:eastAsiaTheme="minorHAnsi"/>
        </w:rPr>
        <w:t xml:space="preserve"> (6), 514–522. https://doi.org/10.1038/s44221-023-00092-7.</w:t>
      </w:r>
    </w:p>
    <w:p w14:paraId="16DA89B3" w14:textId="77777777" w:rsidR="004E3F43" w:rsidRPr="004E3F43" w:rsidRDefault="004E3F43" w:rsidP="004E3F43">
      <w:pPr>
        <w:pStyle w:val="Bibliography"/>
        <w:rPr>
          <w:rFonts w:eastAsiaTheme="minorHAnsi"/>
        </w:rPr>
      </w:pPr>
      <w:r>
        <w:rPr>
          <w:rFonts w:eastAsiaTheme="minorHAnsi"/>
        </w:rPr>
        <w:t>(7)</w:t>
        <w:tab/>
        <w:t xml:space="preserve">Weiss, L.; Ludwig, W.; Heussner, S.; Canals, M.; Ghiglione, J.-F.; Estournel, C.; Constant, M.; Kerhervé, P. The Missing Ocean Plastic Sink: Gone with the Rivers. </w:t>
      </w:r>
      <w:r>
        <w:rPr>
          <w:rFonts w:eastAsiaTheme="minorHAnsi"/>
          <w:i/>
          <w:iCs/>
        </w:rPr>
        <w:t>Science</w:t>
      </w:r>
      <w:r>
        <w:rPr>
          <w:rFonts w:eastAsiaTheme="minorHAnsi"/>
        </w:rPr>
        <w:t xml:space="preserve"> </w:t>
      </w:r>
      <w:r>
        <w:rPr>
          <w:rFonts w:eastAsiaTheme="minorHAnsi"/>
          <w:b/>
          <w:bCs/>
        </w:rPr>
        <w:t>2021</w:t>
      </w:r>
      <w:r>
        <w:rPr>
          <w:rFonts w:eastAsiaTheme="minorHAnsi"/>
        </w:rPr>
        <w:t xml:space="preserve">, </w:t>
      </w:r>
      <w:r>
        <w:rPr>
          <w:rFonts w:eastAsiaTheme="minorHAnsi"/>
          <w:i/>
          <w:iCs/>
        </w:rPr>
        <w:t>373</w:t>
      </w:r>
      <w:r>
        <w:rPr>
          <w:rFonts w:eastAsiaTheme="minorHAnsi"/>
        </w:rPr>
        <w:t>, 107–111.</w:t>
      </w:r>
    </w:p>
    <w:p w14:paraId="58E149DA" w14:textId="77777777" w:rsidR="004E3F43" w:rsidRPr="004E3F43" w:rsidRDefault="004E3F43" w:rsidP="004E3F43">
      <w:pPr>
        <w:pStyle w:val="Bibliography"/>
        <w:rPr>
          <w:rFonts w:eastAsiaTheme="minorHAnsi"/>
        </w:rPr>
      </w:pPr>
      <w:r>
        <w:rPr>
          <w:rFonts w:eastAsiaTheme="minorHAnsi"/>
        </w:rPr>
        <w:t>(8)</w:t>
        <w:tab/>
        <w:t xml:space="preserve">Meijer, L. J. J.; van Emmerik, T.; van der Ent, R.; Schmidt, C.; Lebreton, L. More than 1000 Rivers Account for 80% of Global Riverine Plastic Emissions into the Ocean. </w:t>
      </w:r>
      <w:r>
        <w:rPr>
          <w:rFonts w:eastAsiaTheme="minorHAnsi"/>
          <w:i/>
          <w:iCs/>
        </w:rPr>
        <w:t>Science Advances</w:t>
      </w:r>
      <w:r>
        <w:rPr>
          <w:rFonts w:eastAsiaTheme="minorHAnsi"/>
        </w:rPr>
        <w:t xml:space="preserve"> </w:t>
      </w:r>
      <w:r>
        <w:rPr>
          <w:rFonts w:eastAsiaTheme="minorHAnsi"/>
          <w:b/>
          <w:bCs/>
        </w:rPr>
        <w:t>2021</w:t>
      </w:r>
      <w:r>
        <w:rPr>
          <w:rFonts w:eastAsiaTheme="minorHAnsi"/>
        </w:rPr>
        <w:t xml:space="preserve">, </w:t>
      </w:r>
      <w:r>
        <w:rPr>
          <w:rFonts w:eastAsiaTheme="minorHAnsi"/>
          <w:i/>
          <w:iCs/>
        </w:rPr>
        <w:t>7</w:t>
      </w:r>
      <w:r>
        <w:rPr>
          <w:rFonts w:eastAsiaTheme="minorHAnsi"/>
        </w:rPr>
        <w:t xml:space="preserve"> (18), eaaz5803. https://doi.org/10.1126/sciadv.aaz5803.</w:t>
      </w:r>
    </w:p>
    <w:p w14:paraId="55DB2861" w14:textId="77777777" w:rsidR="004E3F43" w:rsidRPr="004E3F43" w:rsidRDefault="004E3F43" w:rsidP="004E3F43">
      <w:pPr>
        <w:pStyle w:val="Bibliography"/>
        <w:rPr>
          <w:rFonts w:eastAsiaTheme="minorHAnsi"/>
        </w:rPr>
      </w:pPr>
      <w:r>
        <w:rPr>
          <w:rFonts w:eastAsiaTheme="minorHAnsi"/>
        </w:rPr>
        <w:t>(9)</w:t>
        <w:tab/>
        <w:t xml:space="preserve">Cowger, W.; Gray, A.; Brownlee, S.; Hapich, H.; Deshpande, A.; Waldschläger, K. Estimating Floating Macroplastic Flux in the Santa Ana River, California. </w:t>
      </w:r>
      <w:r>
        <w:rPr>
          <w:rFonts w:eastAsiaTheme="minorHAnsi"/>
          <w:i/>
          <w:iCs/>
        </w:rPr>
        <w:t>Journal of Hydrology: Regional Studies</w:t>
      </w:r>
      <w:r>
        <w:rPr>
          <w:rFonts w:eastAsiaTheme="minorHAnsi"/>
        </w:rPr>
        <w:t xml:space="preserve"> </w:t>
      </w:r>
      <w:r>
        <w:rPr>
          <w:rFonts w:eastAsiaTheme="minorHAnsi"/>
          <w:b/>
          <w:bCs/>
        </w:rPr>
        <w:t>2022</w:t>
      </w:r>
      <w:r>
        <w:rPr>
          <w:rFonts w:eastAsiaTheme="minorHAnsi"/>
        </w:rPr>
        <w:t xml:space="preserve">, </w:t>
      </w:r>
      <w:r>
        <w:rPr>
          <w:rFonts w:eastAsiaTheme="minorHAnsi"/>
          <w:i/>
          <w:iCs/>
        </w:rPr>
        <w:t>44</w:t>
      </w:r>
      <w:r>
        <w:rPr>
          <w:rFonts w:eastAsiaTheme="minorHAnsi"/>
        </w:rPr>
        <w:t>, 101264. https://doi.org/10.1016/j.ejrh.2022.101264.</w:t>
      </w:r>
    </w:p>
    <w:p w14:paraId="53A8F890" w14:textId="77777777" w:rsidR="004E3F43" w:rsidRPr="004E3F43" w:rsidRDefault="004E3F43" w:rsidP="004E3F43">
      <w:pPr>
        <w:pStyle w:val="Bibliography"/>
        <w:rPr>
          <w:rFonts w:eastAsiaTheme="minorHAnsi"/>
        </w:rPr>
      </w:pPr>
      <w:r>
        <w:rPr>
          <w:rFonts w:eastAsiaTheme="minorHAnsi"/>
        </w:rPr>
        <w:t>(10)</w:t>
        <w:tab/>
        <w:t xml:space="preserve">van Emmerik, T.; Kieu-Le, T.-C.; Loozen, M.; van Oeveren, K.; Strady, E.; Bui, X.-T.; Egger, M.; Gasperi, J.; Lebreton, L.; Nguyen, P.-D.; Schwarz, A.; Slat, B.; Tassin, B. A Methodology to Characterize Riverine Macroplastic Emission Into the Ocean. </w:t>
      </w:r>
      <w:r>
        <w:rPr>
          <w:rFonts w:eastAsiaTheme="minorHAnsi"/>
          <w:i/>
          <w:iCs/>
        </w:rPr>
        <w:t>Front. Mar. Sci.</w:t>
      </w:r>
      <w:r>
        <w:rPr>
          <w:rFonts w:eastAsiaTheme="minorHAnsi"/>
        </w:rPr>
        <w:t xml:space="preserve"> </w:t>
      </w:r>
      <w:r>
        <w:rPr>
          <w:rFonts w:eastAsiaTheme="minorHAnsi"/>
          <w:b/>
          <w:bCs/>
        </w:rPr>
        <w:t>2018</w:t>
      </w:r>
      <w:r>
        <w:rPr>
          <w:rFonts w:eastAsiaTheme="minorHAnsi"/>
        </w:rPr>
        <w:t xml:space="preserve">, </w:t>
      </w:r>
      <w:r>
        <w:rPr>
          <w:rFonts w:eastAsiaTheme="minorHAnsi"/>
          <w:i/>
          <w:iCs/>
        </w:rPr>
        <w:t>5</w:t>
      </w:r>
      <w:r>
        <w:rPr>
          <w:rFonts w:eastAsiaTheme="minorHAnsi"/>
        </w:rPr>
        <w:t>, 00372. https://doi.org/10.3389/fmars.2018.00372.</w:t>
      </w:r>
    </w:p>
    <w:p w14:paraId="145498A9" w14:textId="77777777" w:rsidR="004E3F43" w:rsidRPr="004E3F43" w:rsidRDefault="004E3F43" w:rsidP="004E3F43">
      <w:pPr>
        <w:pStyle w:val="Bibliography"/>
        <w:rPr>
          <w:rFonts w:eastAsiaTheme="minorHAnsi"/>
        </w:rPr>
      </w:pPr>
      <w:r>
        <w:rPr>
          <w:rFonts w:eastAsiaTheme="minorHAnsi"/>
        </w:rPr>
        <w:t>(11)</w:t>
        <w:tab/>
        <w:t xml:space="preserve">Eppehimer, D. E.; Hamdhani, H.; Hollien, K. D.; Nemec, Z. C.; Lee, L. N.; Quanrud, D. M.; Bogan, M. T. Impacts of Baseflow and Flooding on Microplastic Pollution in an Effluent-Dependent Arid Land River in the USA. </w:t>
      </w:r>
      <w:r>
        <w:rPr>
          <w:rFonts w:eastAsiaTheme="minorHAnsi"/>
          <w:i/>
          <w:iCs/>
        </w:rPr>
        <w:t>Environ Sci Pollut Res</w:t>
      </w:r>
      <w:r>
        <w:rPr>
          <w:rFonts w:eastAsiaTheme="minorHAnsi"/>
        </w:rPr>
        <w:t xml:space="preserve"> </w:t>
      </w:r>
      <w:r>
        <w:rPr>
          <w:rFonts w:eastAsiaTheme="minorHAnsi"/>
          <w:b/>
          <w:bCs/>
        </w:rPr>
        <w:t>2021</w:t>
      </w:r>
      <w:r>
        <w:rPr>
          <w:rFonts w:eastAsiaTheme="minorHAnsi"/>
        </w:rPr>
        <w:t xml:space="preserve">, </w:t>
      </w:r>
      <w:r>
        <w:rPr>
          <w:rFonts w:eastAsiaTheme="minorHAnsi"/>
          <w:i/>
          <w:iCs/>
        </w:rPr>
        <w:t>28</w:t>
      </w:r>
      <w:r>
        <w:rPr>
          <w:rFonts w:eastAsiaTheme="minorHAnsi"/>
        </w:rPr>
        <w:t xml:space="preserve"> (33), 45375–45389. https://doi.org/10.1007/s11356-021-13724-w.</w:t>
      </w:r>
    </w:p>
    <w:p w14:paraId="0C7157E6" w14:textId="77777777" w:rsidR="004E3F43" w:rsidRPr="004E3F43" w:rsidRDefault="004E3F43" w:rsidP="004E3F43">
      <w:pPr>
        <w:pStyle w:val="Bibliography"/>
        <w:rPr>
          <w:rFonts w:eastAsiaTheme="minorHAnsi"/>
        </w:rPr>
      </w:pPr>
      <w:r>
        <w:rPr>
          <w:rFonts w:eastAsiaTheme="minorHAnsi"/>
        </w:rPr>
        <w:t>(12)</w:t>
        <w:tab/>
        <w:t xml:space="preserve">Lahon, J.; Handique, S. Impact of Flooding on Microplastic Abundance and Distribution in Freshwater Environment: A Review. </w:t>
      </w:r>
      <w:r>
        <w:rPr>
          <w:rFonts w:eastAsiaTheme="minorHAnsi"/>
          <w:i/>
          <w:iCs/>
        </w:rPr>
        <w:t>Environ Sci Pollut Res</w:t>
      </w:r>
      <w:r>
        <w:rPr>
          <w:rFonts w:eastAsiaTheme="minorHAnsi"/>
        </w:rPr>
        <w:t xml:space="preserve"> </w:t>
      </w:r>
      <w:r>
        <w:rPr>
          <w:rFonts w:eastAsiaTheme="minorHAnsi"/>
          <w:b/>
          <w:bCs/>
        </w:rPr>
        <w:t>2023</w:t>
      </w:r>
      <w:r>
        <w:rPr>
          <w:rFonts w:eastAsiaTheme="minorHAnsi"/>
        </w:rPr>
        <w:t xml:space="preserve">, </w:t>
      </w:r>
      <w:r>
        <w:rPr>
          <w:rFonts w:eastAsiaTheme="minorHAnsi"/>
          <w:i/>
          <w:iCs/>
        </w:rPr>
        <w:t>30</w:t>
      </w:r>
      <w:r>
        <w:rPr>
          <w:rFonts w:eastAsiaTheme="minorHAnsi"/>
        </w:rPr>
        <w:t xml:space="preserve"> (56), 118175–118191. https://doi.org/10.1007/s11356-023-30819-8.</w:t>
      </w:r>
    </w:p>
    <w:p w14:paraId="7345D77C" w14:textId="77777777" w:rsidR="004E3F43" w:rsidRPr="004E3F43" w:rsidRDefault="004E3F43" w:rsidP="004E3F43">
      <w:pPr>
        <w:pStyle w:val="Bibliography"/>
        <w:rPr>
          <w:rFonts w:eastAsiaTheme="minorHAnsi"/>
        </w:rPr>
      </w:pPr>
      <w:r>
        <w:rPr>
          <w:rFonts w:eastAsiaTheme="minorHAnsi"/>
        </w:rPr>
        <w:t>(13)</w:t>
        <w:tab/>
        <w:t xml:space="preserve">Tanaka, M.; Nihei, Y. How Flooding Rivers Deliver Plastic to the Ocean: A Case Study of Microplastic and Mesoplastic Load–Discharge Relationships. </w:t>
      </w:r>
      <w:r>
        <w:rPr>
          <w:rFonts w:eastAsiaTheme="minorHAnsi"/>
          <w:i/>
          <w:iCs/>
        </w:rPr>
        <w:t>Water Research</w:t>
      </w:r>
      <w:r>
        <w:rPr>
          <w:rFonts w:eastAsiaTheme="minorHAnsi"/>
        </w:rPr>
        <w:t xml:space="preserve"> </w:t>
      </w:r>
      <w:r>
        <w:rPr>
          <w:rFonts w:eastAsiaTheme="minorHAnsi"/>
          <w:b/>
          <w:bCs/>
        </w:rPr>
        <w:t>2026</w:t>
      </w:r>
      <w:r>
        <w:rPr>
          <w:rFonts w:eastAsiaTheme="minorHAnsi"/>
        </w:rPr>
        <w:t xml:space="preserve">, </w:t>
      </w:r>
      <w:r>
        <w:rPr>
          <w:rFonts w:eastAsiaTheme="minorHAnsi"/>
          <w:i/>
          <w:iCs/>
        </w:rPr>
        <w:t>291</w:t>
      </w:r>
      <w:r>
        <w:rPr>
          <w:rFonts w:eastAsiaTheme="minorHAnsi"/>
        </w:rPr>
        <w:t>, 125175. https://doi.org/10.1016/j.watres.2025.125175.</w:t>
      </w:r>
    </w:p>
    <w:p w14:paraId="5968B472" w14:textId="77777777" w:rsidR="004E3F43" w:rsidRPr="004E3F43" w:rsidRDefault="004E3F43" w:rsidP="004E3F43">
      <w:pPr>
        <w:pStyle w:val="Bibliography"/>
        <w:rPr>
          <w:rFonts w:eastAsiaTheme="minorHAnsi"/>
        </w:rPr>
      </w:pPr>
      <w:r>
        <w:rPr>
          <w:rFonts w:eastAsiaTheme="minorHAnsi"/>
        </w:rPr>
        <w:t>(14)</w:t>
        <w:tab/>
        <w:t xml:space="preserve">Treilles, R.; Gasperi, J.; Tramoy, R.; Dris, R.; Gallard, A.; Partibane, C.; Tassin, B. Microplastic and Microfiber Fluxes in the Seine River: Flood Events versus Dry Periods. </w:t>
      </w:r>
      <w:r>
        <w:rPr>
          <w:rFonts w:eastAsiaTheme="minorHAnsi"/>
          <w:i/>
          <w:iCs/>
        </w:rPr>
        <w:lastRenderedPageBreak/>
        <w:t>Science of The Total Environment</w:t>
      </w:r>
      <w:r>
        <w:rPr>
          <w:rFonts w:eastAsiaTheme="minorHAnsi"/>
        </w:rPr>
        <w:t xml:space="preserve"> </w:t>
      </w:r>
      <w:r>
        <w:rPr>
          <w:rFonts w:eastAsiaTheme="minorHAnsi"/>
          <w:b/>
          <w:bCs/>
        </w:rPr>
        <w:t>2022</w:t>
      </w:r>
      <w:r>
        <w:rPr>
          <w:rFonts w:eastAsiaTheme="minorHAnsi"/>
        </w:rPr>
        <w:t xml:space="preserve">, </w:t>
      </w:r>
      <w:r>
        <w:rPr>
          <w:rFonts w:eastAsiaTheme="minorHAnsi"/>
          <w:i/>
          <w:iCs/>
        </w:rPr>
        <w:t>805</w:t>
      </w:r>
      <w:r>
        <w:rPr>
          <w:rFonts w:eastAsiaTheme="minorHAnsi"/>
        </w:rPr>
        <w:t>, 150123. https://doi.org/10.1016/j.scitotenv.2021.150123.</w:t>
      </w:r>
    </w:p>
    <w:p w14:paraId="20DF51C2" w14:textId="77777777" w:rsidR="004E3F43" w:rsidRPr="004E3F43" w:rsidRDefault="004E3F43" w:rsidP="004E3F43">
      <w:pPr>
        <w:pStyle w:val="Bibliography"/>
        <w:rPr>
          <w:rFonts w:eastAsiaTheme="minorHAnsi"/>
        </w:rPr>
      </w:pPr>
      <w:r>
        <w:rPr>
          <w:rFonts w:eastAsiaTheme="minorHAnsi"/>
        </w:rPr>
        <w:t>(15)</w:t>
        <w:tab/>
        <w:t xml:space="preserve">Correa-Araneda, F.; Pérez, J.; Tonin, A. M.; Esse, C.; Boyero, L.; Díaz, M. E.; Figueroa, R.; Santander-Massa, R.; Cornejo, A.; Link, O.; Jorquera, E.; Urbina, M. A. Microplastic Concentration, Distribution and Dynamics along One of the Largest Mediterranean-Climate Rivers: A Whole Watershed Approach. </w:t>
      </w:r>
      <w:r>
        <w:rPr>
          <w:rFonts w:eastAsiaTheme="minorHAnsi"/>
          <w:i/>
          <w:iCs/>
        </w:rPr>
        <w:t>Environmental Research</w:t>
      </w:r>
      <w:r>
        <w:rPr>
          <w:rFonts w:eastAsiaTheme="minorHAnsi"/>
        </w:rPr>
        <w:t xml:space="preserve"> </w:t>
      </w:r>
      <w:r>
        <w:rPr>
          <w:rFonts w:eastAsiaTheme="minorHAnsi"/>
          <w:b/>
          <w:bCs/>
        </w:rPr>
        <w:t>2022</w:t>
      </w:r>
      <w:r>
        <w:rPr>
          <w:rFonts w:eastAsiaTheme="minorHAnsi"/>
        </w:rPr>
        <w:t xml:space="preserve">, </w:t>
      </w:r>
      <w:r>
        <w:rPr>
          <w:rFonts w:eastAsiaTheme="minorHAnsi"/>
          <w:i/>
          <w:iCs/>
        </w:rPr>
        <w:t>209</w:t>
      </w:r>
      <w:r>
        <w:rPr>
          <w:rFonts w:eastAsiaTheme="minorHAnsi"/>
        </w:rPr>
        <w:t>, 112808. https://doi.org/10.1016/j.envres.2022.112808.</w:t>
      </w:r>
    </w:p>
    <w:p w14:paraId="325038DF" w14:textId="77777777" w:rsidR="004E3F43" w:rsidRPr="004E3F43" w:rsidRDefault="004E3F43" w:rsidP="004E3F43">
      <w:pPr>
        <w:pStyle w:val="Bibliography"/>
        <w:rPr>
          <w:rFonts w:eastAsiaTheme="minorHAnsi"/>
        </w:rPr>
      </w:pPr>
      <w:r>
        <w:rPr>
          <w:rFonts w:eastAsiaTheme="minorHAnsi"/>
        </w:rPr>
        <w:t>(16)</w:t>
        <w:tab/>
        <w:t xml:space="preserve">Kunz, A.; Schneider, F.; Anthony, N.; Lin, H.-T. Microplastics in Rivers along an Urban-Rural Gradient in an Urban Agglomeration: Correlation with Land Use, Potential Sources and Pathways. </w:t>
      </w:r>
      <w:r>
        <w:rPr>
          <w:rFonts w:eastAsiaTheme="minorHAnsi"/>
          <w:i/>
          <w:iCs/>
        </w:rPr>
        <w:t>Environmental Pollution</w:t>
      </w:r>
      <w:r>
        <w:rPr>
          <w:rFonts w:eastAsiaTheme="minorHAnsi"/>
        </w:rPr>
        <w:t xml:space="preserve"> </w:t>
      </w:r>
      <w:r>
        <w:rPr>
          <w:rFonts w:eastAsiaTheme="minorHAnsi"/>
          <w:b/>
          <w:bCs/>
        </w:rPr>
        <w:t>2023</w:t>
      </w:r>
      <w:r>
        <w:rPr>
          <w:rFonts w:eastAsiaTheme="minorHAnsi"/>
        </w:rPr>
        <w:t xml:space="preserve">, </w:t>
      </w:r>
      <w:r>
        <w:rPr>
          <w:rFonts w:eastAsiaTheme="minorHAnsi"/>
          <w:i/>
          <w:iCs/>
        </w:rPr>
        <w:t>321</w:t>
      </w:r>
      <w:r>
        <w:rPr>
          <w:rFonts w:eastAsiaTheme="minorHAnsi"/>
        </w:rPr>
        <w:t>, 121096. https://doi.org/10.1016/j.envpol.2023.121096.</w:t>
      </w:r>
    </w:p>
    <w:p w14:paraId="4AA2A218" w14:textId="77777777" w:rsidR="004E3F43" w:rsidRPr="004E3F43" w:rsidRDefault="004E3F43" w:rsidP="004E3F43">
      <w:pPr>
        <w:pStyle w:val="Bibliography"/>
        <w:rPr>
          <w:rFonts w:eastAsiaTheme="minorHAnsi"/>
        </w:rPr>
      </w:pPr>
      <w:r>
        <w:rPr>
          <w:rFonts w:eastAsiaTheme="minorHAnsi"/>
        </w:rPr>
        <w:t>(17)</w:t>
        <w:tab/>
        <w:t xml:space="preserve">Shi, H.; Yu, D.; Yin, L.; Sui, Y.; Liu, Y.; Qiao, S.; Wang, W.; Zheng, W.; Ding, D. Source-Sink Process of Microplastics in Watershed-Estuary-Offshore System. </w:t>
      </w:r>
      <w:r>
        <w:rPr>
          <w:rFonts w:eastAsiaTheme="minorHAnsi"/>
          <w:i/>
          <w:iCs/>
        </w:rPr>
        <w:t>Journal of Cleaner Production</w:t>
      </w:r>
      <w:r>
        <w:rPr>
          <w:rFonts w:eastAsiaTheme="minorHAnsi"/>
        </w:rPr>
        <w:t xml:space="preserve"> </w:t>
      </w:r>
      <w:r>
        <w:rPr>
          <w:rFonts w:eastAsiaTheme="minorHAnsi"/>
          <w:b/>
          <w:bCs/>
        </w:rPr>
        <w:t>2022</w:t>
      </w:r>
      <w:r>
        <w:rPr>
          <w:rFonts w:eastAsiaTheme="minorHAnsi"/>
        </w:rPr>
        <w:t xml:space="preserve">, </w:t>
      </w:r>
      <w:r>
        <w:rPr>
          <w:rFonts w:eastAsiaTheme="minorHAnsi"/>
          <w:i/>
          <w:iCs/>
        </w:rPr>
        <w:t>338</w:t>
      </w:r>
      <w:r>
        <w:rPr>
          <w:rFonts w:eastAsiaTheme="minorHAnsi"/>
        </w:rPr>
        <w:t>, 130612. https://doi.org/10.1016/j.jclepro.2022.130612.</w:t>
      </w:r>
    </w:p>
    <w:p w14:paraId="5C315FD0" w14:textId="77777777" w:rsidR="004E3F43" w:rsidRPr="004E3F43" w:rsidRDefault="004E3F43" w:rsidP="004E3F43">
      <w:pPr>
        <w:pStyle w:val="Bibliography"/>
        <w:rPr>
          <w:rFonts w:eastAsiaTheme="minorHAnsi"/>
        </w:rPr>
      </w:pPr>
      <w:r>
        <w:rPr>
          <w:rFonts w:eastAsiaTheme="minorHAnsi"/>
        </w:rPr>
        <w:t>(18)</w:t>
        <w:tab/>
        <w:t xml:space="preserve">Felton, A.; Farner, S.; Day, L.; Gibbs-Huerta, S. E.; Zamarripa, B.; Hutchinson, J.; Felton, A.; Farner, S.; Day, L.; Gibbs-Huerta, S. E.; Zamarripa, B.; Hutchinson, J. Spatial–Temporal Characterization of Microplastics in the Surface Water of an Urban Ephemeral River. </w:t>
      </w:r>
      <w:r>
        <w:rPr>
          <w:rFonts w:eastAsiaTheme="minorHAnsi"/>
          <w:i/>
          <w:iCs/>
        </w:rPr>
        <w:t>Microplastics</w:t>
      </w:r>
      <w:r>
        <w:rPr>
          <w:rFonts w:eastAsiaTheme="minorHAnsi"/>
        </w:rPr>
        <w:t xml:space="preserve"> </w:t>
      </w:r>
      <w:r>
        <w:rPr>
          <w:rFonts w:eastAsiaTheme="minorHAnsi"/>
          <w:b/>
          <w:bCs/>
        </w:rPr>
        <w:t>2025</w:t>
      </w:r>
      <w:r>
        <w:rPr>
          <w:rFonts w:eastAsiaTheme="minorHAnsi"/>
        </w:rPr>
        <w:t xml:space="preserve">, </w:t>
      </w:r>
      <w:r>
        <w:rPr>
          <w:rFonts w:eastAsiaTheme="minorHAnsi"/>
          <w:i/>
          <w:iCs/>
        </w:rPr>
        <w:t>4</w:t>
      </w:r>
      <w:r>
        <w:rPr>
          <w:rFonts w:eastAsiaTheme="minorHAnsi"/>
        </w:rPr>
        <w:t xml:space="preserve"> (1). https://doi.org/10.3390/microplastics4010009.</w:t>
      </w:r>
    </w:p>
    <w:p w14:paraId="6D359A62" w14:textId="77777777" w:rsidR="004E3F43" w:rsidRPr="004E3F43" w:rsidRDefault="004E3F43" w:rsidP="004E3F43">
      <w:pPr>
        <w:pStyle w:val="Bibliography"/>
        <w:rPr>
          <w:rFonts w:eastAsiaTheme="minorHAnsi"/>
        </w:rPr>
      </w:pPr>
      <w:r>
        <w:rPr>
          <w:rFonts w:eastAsiaTheme="minorHAnsi"/>
        </w:rPr>
        <w:t>(19)</w:t>
        <w:tab/>
        <w:t xml:space="preserve">Hurley, R.; Woodward, J.; Rothwell, J. J. Microplastic Contamination of River Beds Significantly Reduced by Catchment-Wide Flooding. </w:t>
      </w:r>
      <w:r>
        <w:rPr>
          <w:rFonts w:eastAsiaTheme="minorHAnsi"/>
          <w:i/>
          <w:iCs/>
        </w:rPr>
        <w:t>Nature Geoscience</w:t>
      </w:r>
      <w:r>
        <w:rPr>
          <w:rFonts w:eastAsiaTheme="minorHAnsi"/>
        </w:rPr>
        <w:t xml:space="preserve"> </w:t>
      </w:r>
      <w:r>
        <w:rPr>
          <w:rFonts w:eastAsiaTheme="minorHAnsi"/>
          <w:b/>
          <w:bCs/>
        </w:rPr>
        <w:t>2018</w:t>
      </w:r>
      <w:r>
        <w:rPr>
          <w:rFonts w:eastAsiaTheme="minorHAnsi"/>
        </w:rPr>
        <w:t xml:space="preserve">, </w:t>
      </w:r>
      <w:r>
        <w:rPr>
          <w:rFonts w:eastAsiaTheme="minorHAnsi"/>
          <w:i/>
          <w:iCs/>
        </w:rPr>
        <w:t>11</w:t>
      </w:r>
      <w:r>
        <w:rPr>
          <w:rFonts w:eastAsiaTheme="minorHAnsi"/>
        </w:rPr>
        <w:t xml:space="preserve"> (4), 251–257. https://doi.org/10.1038/s41561-018-0080-1.</w:t>
      </w:r>
    </w:p>
    <w:p w14:paraId="3C708A0D" w14:textId="77777777" w:rsidR="004E3F43" w:rsidRPr="004E3F43" w:rsidRDefault="004E3F43" w:rsidP="004E3F43">
      <w:pPr>
        <w:pStyle w:val="Bibliography"/>
        <w:rPr>
          <w:rFonts w:eastAsiaTheme="minorHAnsi"/>
        </w:rPr>
      </w:pPr>
      <w:r>
        <w:rPr>
          <w:rFonts w:eastAsiaTheme="minorHAnsi"/>
        </w:rPr>
        <w:t>(20)</w:t>
        <w:tab/>
        <w:t xml:space="preserve">Kang, J.; Youn, O.; Lee, K.; Kyoung, Y.; Joon, W. Marine Neustonic Microplastics around the Southeastern Coast of Korea. </w:t>
      </w:r>
      <w:r>
        <w:rPr>
          <w:rFonts w:eastAsiaTheme="minorHAnsi"/>
          <w:i/>
          <w:iCs/>
        </w:rPr>
        <w:t>Marine Pollution Bulletin</w:t>
      </w:r>
      <w:r>
        <w:rPr>
          <w:rFonts w:eastAsiaTheme="minorHAnsi"/>
        </w:rPr>
        <w:t xml:space="preserve"> </w:t>
      </w:r>
      <w:r>
        <w:rPr>
          <w:rFonts w:eastAsiaTheme="minorHAnsi"/>
          <w:b/>
          <w:bCs/>
        </w:rPr>
        <w:t>2015</w:t>
      </w:r>
      <w:r>
        <w:rPr>
          <w:rFonts w:eastAsiaTheme="minorHAnsi"/>
        </w:rPr>
        <w:t xml:space="preserve">, </w:t>
      </w:r>
      <w:r>
        <w:rPr>
          <w:rFonts w:eastAsiaTheme="minorHAnsi"/>
          <w:i/>
          <w:iCs/>
        </w:rPr>
        <w:t>96</w:t>
      </w:r>
      <w:r>
        <w:rPr>
          <w:rFonts w:eastAsiaTheme="minorHAnsi"/>
        </w:rPr>
        <w:t>, 304–312. https://doi.org/10.1016/j.marpolbul.2015.04.054.</w:t>
      </w:r>
    </w:p>
    <w:p w14:paraId="446CF681" w14:textId="77777777" w:rsidR="004E3F43" w:rsidRPr="004E3F43" w:rsidRDefault="004E3F43" w:rsidP="004E3F43">
      <w:pPr>
        <w:pStyle w:val="Bibliography"/>
        <w:rPr>
          <w:rFonts w:eastAsiaTheme="minorHAnsi"/>
        </w:rPr>
      </w:pPr>
      <w:r>
        <w:rPr>
          <w:rFonts w:eastAsiaTheme="minorHAnsi"/>
        </w:rPr>
        <w:t>(21)</w:t>
        <w:tab/>
        <w:t xml:space="preserve">Lindeque, P. K.; Cole, M.; Coppock, R. L.; Lewis, C. N.; Miller, R. Z.; Watts, A. J. R.; Wilson-mcneal, A.; Wright, S. L.; Galloway, T. S. Are We Underestimating Microplastic Abundance in the Marine Environment? A Comparison of Microplastic Capture with Nets of Different Mesh-Size. </w:t>
      </w:r>
      <w:r>
        <w:rPr>
          <w:rFonts w:eastAsiaTheme="minorHAnsi"/>
          <w:i/>
          <w:iCs/>
        </w:rPr>
        <w:t>Environmental Pollution</w:t>
      </w:r>
      <w:r>
        <w:rPr>
          <w:rFonts w:eastAsiaTheme="minorHAnsi"/>
        </w:rPr>
        <w:t xml:space="preserve"> </w:t>
      </w:r>
      <w:r>
        <w:rPr>
          <w:rFonts w:eastAsiaTheme="minorHAnsi"/>
          <w:b/>
          <w:bCs/>
        </w:rPr>
        <w:t>2020</w:t>
      </w:r>
      <w:r>
        <w:rPr>
          <w:rFonts w:eastAsiaTheme="minorHAnsi"/>
        </w:rPr>
        <w:t xml:space="preserve">, </w:t>
      </w:r>
      <w:r>
        <w:rPr>
          <w:rFonts w:eastAsiaTheme="minorHAnsi"/>
          <w:i/>
          <w:iCs/>
        </w:rPr>
        <w:t>265</w:t>
      </w:r>
      <w:r>
        <w:rPr>
          <w:rFonts w:eastAsiaTheme="minorHAnsi"/>
        </w:rPr>
        <w:t>, 114721. https://doi.org/10.1016/j.envpol.2020.114721.</w:t>
      </w:r>
    </w:p>
    <w:p w14:paraId="23398E47" w14:textId="77777777" w:rsidR="004E3F43" w:rsidRPr="004E3F43" w:rsidRDefault="004E3F43" w:rsidP="004E3F43">
      <w:pPr>
        <w:pStyle w:val="Bibliography"/>
        <w:rPr>
          <w:rFonts w:eastAsiaTheme="minorHAnsi"/>
        </w:rPr>
      </w:pPr>
      <w:r>
        <w:rPr>
          <w:rFonts w:eastAsiaTheme="minorHAnsi"/>
        </w:rPr>
        <w:t>(22)</w:t>
        <w:tab/>
        <w:t xml:space="preserve">Leusch, F. Dl.; Lu, H.-C.; Perera, K.; Neale, P. A.; Ziajahromi, S. Analysis of the Literature Shows a Remarkably Consistent Relationship between Size and Abundance of Microplastics across Different Environmental Matrices. </w:t>
      </w:r>
      <w:r>
        <w:rPr>
          <w:rFonts w:eastAsiaTheme="minorHAnsi"/>
          <w:i/>
          <w:iCs/>
        </w:rPr>
        <w:t>Environmental Pollution</w:t>
      </w:r>
      <w:r>
        <w:rPr>
          <w:rFonts w:eastAsiaTheme="minorHAnsi"/>
        </w:rPr>
        <w:t xml:space="preserve"> </w:t>
      </w:r>
      <w:r>
        <w:rPr>
          <w:rFonts w:eastAsiaTheme="minorHAnsi"/>
          <w:b/>
          <w:bCs/>
        </w:rPr>
        <w:t>2023</w:t>
      </w:r>
      <w:r>
        <w:rPr>
          <w:rFonts w:eastAsiaTheme="minorHAnsi"/>
        </w:rPr>
        <w:t xml:space="preserve">, </w:t>
      </w:r>
      <w:r>
        <w:rPr>
          <w:rFonts w:eastAsiaTheme="minorHAnsi"/>
          <w:i/>
          <w:iCs/>
        </w:rPr>
        <w:t>319</w:t>
      </w:r>
      <w:r>
        <w:rPr>
          <w:rFonts w:eastAsiaTheme="minorHAnsi"/>
        </w:rPr>
        <w:t>, 120984. https://doi.org/10.1016/j.envpol.2022.120984.</w:t>
      </w:r>
    </w:p>
    <w:p w14:paraId="72140458" w14:textId="77777777" w:rsidR="004E3F43" w:rsidRPr="004E3F43" w:rsidRDefault="004E3F43" w:rsidP="004E3F43">
      <w:pPr>
        <w:pStyle w:val="Bibliography"/>
        <w:rPr>
          <w:rFonts w:eastAsiaTheme="minorHAnsi"/>
        </w:rPr>
      </w:pPr>
      <w:r>
        <w:rPr>
          <w:rFonts w:eastAsiaTheme="minorHAnsi"/>
        </w:rPr>
        <w:t>(23)</w:t>
        <w:tab/>
        <w:t xml:space="preserve">Wang, S.; Mintenig, S. M.; Wu, J.; Koelmans, A. A. Implications of Method- and Instrument-Based Size Detection Limits in μFTIR-Based Microplastic Analysis. </w:t>
      </w:r>
      <w:r>
        <w:rPr>
          <w:rFonts w:eastAsiaTheme="minorHAnsi"/>
          <w:i/>
          <w:iCs/>
        </w:rPr>
        <w:t>Talanta</w:t>
      </w:r>
      <w:r>
        <w:rPr>
          <w:rFonts w:eastAsiaTheme="minorHAnsi"/>
        </w:rPr>
        <w:t xml:space="preserve"> </w:t>
      </w:r>
      <w:r>
        <w:rPr>
          <w:rFonts w:eastAsiaTheme="minorHAnsi"/>
          <w:b/>
          <w:bCs/>
        </w:rPr>
        <w:t>2026</w:t>
      </w:r>
      <w:r>
        <w:rPr>
          <w:rFonts w:eastAsiaTheme="minorHAnsi"/>
        </w:rPr>
        <w:t xml:space="preserve">, </w:t>
      </w:r>
      <w:r>
        <w:rPr>
          <w:rFonts w:eastAsiaTheme="minorHAnsi"/>
          <w:i/>
          <w:iCs/>
        </w:rPr>
        <w:t>296</w:t>
      </w:r>
      <w:r>
        <w:rPr>
          <w:rFonts w:eastAsiaTheme="minorHAnsi"/>
        </w:rPr>
        <w:t>, 128417. https://doi.org/10.1016/j.talanta.2025.128417.</w:t>
      </w:r>
    </w:p>
    <w:p w14:paraId="04F799E9" w14:textId="77777777" w:rsidR="004E3F43" w:rsidRPr="004E3F43" w:rsidRDefault="004E3F43" w:rsidP="004E3F43">
      <w:pPr>
        <w:pStyle w:val="Bibliography"/>
        <w:rPr>
          <w:rFonts w:eastAsiaTheme="minorHAnsi"/>
        </w:rPr>
      </w:pPr>
      <w:r>
        <w:rPr>
          <w:rFonts w:eastAsiaTheme="minorHAnsi"/>
        </w:rPr>
        <w:t>(24)</w:t>
        <w:tab/>
        <w:t xml:space="preserve">Kooi, M.; Koelmans, A. A. Simplifying Microplastic via Continuous Probability Distributions for Size, Shape, and Density. </w:t>
      </w:r>
      <w:r>
        <w:rPr>
          <w:rFonts w:eastAsiaTheme="minorHAnsi"/>
          <w:i/>
          <w:iCs/>
        </w:rPr>
        <w:t>Environ. Sci. Technol. Lett.</w:t>
      </w:r>
      <w:r>
        <w:rPr>
          <w:rFonts w:eastAsiaTheme="minorHAnsi"/>
        </w:rPr>
        <w:t xml:space="preserve"> </w:t>
      </w:r>
      <w:r>
        <w:rPr>
          <w:rFonts w:eastAsiaTheme="minorHAnsi"/>
          <w:b/>
          <w:bCs/>
        </w:rPr>
        <w:t>2019</w:t>
      </w:r>
      <w:r>
        <w:rPr>
          <w:rFonts w:eastAsiaTheme="minorHAnsi"/>
        </w:rPr>
        <w:t xml:space="preserve">, </w:t>
      </w:r>
      <w:r>
        <w:rPr>
          <w:rFonts w:eastAsiaTheme="minorHAnsi"/>
          <w:i/>
          <w:iCs/>
        </w:rPr>
        <w:t>6</w:t>
      </w:r>
      <w:r>
        <w:rPr>
          <w:rFonts w:eastAsiaTheme="minorHAnsi"/>
        </w:rPr>
        <w:t xml:space="preserve"> (9), 551–557. https://doi.org/10.1021/acs.estlett.9b00379.</w:t>
      </w:r>
    </w:p>
    <w:p w14:paraId="29D82F60" w14:textId="77777777" w:rsidR="004E3F43" w:rsidRPr="004E3F43" w:rsidRDefault="004E3F43" w:rsidP="004E3F43">
      <w:pPr>
        <w:pStyle w:val="Bibliography"/>
        <w:rPr>
          <w:rFonts w:eastAsiaTheme="minorHAnsi"/>
        </w:rPr>
      </w:pPr>
      <w:r>
        <w:rPr>
          <w:rFonts w:eastAsiaTheme="minorHAnsi"/>
        </w:rPr>
        <w:t>(25)</w:t>
        <w:tab/>
        <w:t xml:space="preserve">Segur, T.; Hough, I.; Dobiasova, N.; Voisin, D.; Richon, C.; Angot, H.; Thomas, J. L.; Sonke, J. E. Using the Power Law Size Distribution to Extrapolate and Compare Microplastic Number and Mass Concentrations in Environmental Media. </w:t>
      </w:r>
      <w:r>
        <w:rPr>
          <w:rFonts w:eastAsiaTheme="minorHAnsi"/>
          <w:i/>
          <w:iCs/>
        </w:rPr>
        <w:t>Micropl.&amp;Nanopl.</w:t>
      </w:r>
      <w:r>
        <w:rPr>
          <w:rFonts w:eastAsiaTheme="minorHAnsi"/>
        </w:rPr>
        <w:t xml:space="preserve"> </w:t>
      </w:r>
      <w:r>
        <w:rPr>
          <w:rFonts w:eastAsiaTheme="minorHAnsi"/>
          <w:b/>
          <w:bCs/>
        </w:rPr>
        <w:t>2026</w:t>
      </w:r>
      <w:r>
        <w:rPr>
          <w:rFonts w:eastAsiaTheme="minorHAnsi"/>
        </w:rPr>
        <w:t xml:space="preserve">, </w:t>
      </w:r>
      <w:r>
        <w:rPr>
          <w:rFonts w:eastAsiaTheme="minorHAnsi"/>
          <w:i/>
          <w:iCs/>
        </w:rPr>
        <w:t>6</w:t>
      </w:r>
      <w:r>
        <w:rPr>
          <w:rFonts w:eastAsiaTheme="minorHAnsi"/>
        </w:rPr>
        <w:t xml:space="preserve"> (1), 45. https://doi.org/10.1186/s43591-026-00205-5.</w:t>
      </w:r>
    </w:p>
    <w:p w14:paraId="659E4466" w14:textId="77777777" w:rsidR="004E3F43" w:rsidRPr="004E3F43" w:rsidRDefault="004E3F43" w:rsidP="004E3F43">
      <w:pPr>
        <w:pStyle w:val="Bibliography"/>
        <w:rPr>
          <w:rFonts w:eastAsiaTheme="minorHAnsi"/>
        </w:rPr>
      </w:pPr>
      <w:r>
        <w:rPr>
          <w:rFonts w:eastAsiaTheme="minorHAnsi"/>
        </w:rPr>
        <w:t>(26)</w:t>
        <w:tab/>
        <w:t xml:space="preserve">Choy, C. A.; Robison, B. H.; Gagne, T. O.; Erwin, B.; Firl, E.; Halden, R. U.; Hamilton, J. A.; Katija, K.; Lisin, S. E.; Rolsky, C.; S. Van Houtan, K. The Vertical Distribution and </w:t>
        <w:lastRenderedPageBreak/>
        <w:t xml:space="preserve">Biological Transport of Marine Microplastics across the Epipelagic and Mesopelagic Water Column. </w:t>
      </w:r>
      <w:r>
        <w:rPr>
          <w:rFonts w:eastAsiaTheme="minorHAnsi"/>
          <w:i/>
          <w:iCs/>
        </w:rPr>
        <w:t>Sci Rep</w:t>
      </w:r>
      <w:r>
        <w:rPr>
          <w:rFonts w:eastAsiaTheme="minorHAnsi"/>
        </w:rPr>
        <w:t xml:space="preserve"> </w:t>
      </w:r>
      <w:r>
        <w:rPr>
          <w:rFonts w:eastAsiaTheme="minorHAnsi"/>
          <w:b/>
          <w:bCs/>
        </w:rPr>
        <w:t>2019</w:t>
      </w:r>
      <w:r>
        <w:rPr>
          <w:rFonts w:eastAsiaTheme="minorHAnsi"/>
        </w:rPr>
        <w:t xml:space="preserve">, </w:t>
      </w:r>
      <w:r>
        <w:rPr>
          <w:rFonts w:eastAsiaTheme="minorHAnsi"/>
          <w:i/>
          <w:iCs/>
        </w:rPr>
        <w:t>9</w:t>
      </w:r>
      <w:r>
        <w:rPr>
          <w:rFonts w:eastAsiaTheme="minorHAnsi"/>
        </w:rPr>
        <w:t xml:space="preserve"> (1), 7843. https://doi.org/10.1038/s41598-019-44117-2.</w:t>
      </w:r>
    </w:p>
    <w:p w14:paraId="03B2E4AF" w14:textId="77777777" w:rsidR="004E3F43" w:rsidRPr="004E3F43" w:rsidRDefault="004E3F43" w:rsidP="004E3F43">
      <w:pPr>
        <w:pStyle w:val="Bibliography"/>
        <w:rPr>
          <w:rFonts w:eastAsiaTheme="minorHAnsi"/>
        </w:rPr>
      </w:pPr>
      <w:r>
        <w:rPr>
          <w:rFonts w:eastAsiaTheme="minorHAnsi"/>
        </w:rPr>
        <w:t>(27)</w:t>
        <w:tab/>
        <w:t xml:space="preserve">Kashiwabara, L. M.; Kahane-Rapport, S. R.; King, C.; DeVogelaere, M.; Goldbogen, J. A.; Savoca, M. S. Microplastics and Microfibers in Surface Waters of Monterey Bay National Marine Sanctuary, California. </w:t>
      </w:r>
      <w:r>
        <w:rPr>
          <w:rFonts w:eastAsiaTheme="minorHAnsi"/>
          <w:i/>
          <w:iCs/>
        </w:rPr>
        <w:t>Marine Pollution Bulletin</w:t>
      </w:r>
      <w:r>
        <w:rPr>
          <w:rFonts w:eastAsiaTheme="minorHAnsi"/>
        </w:rPr>
        <w:t xml:space="preserve"> </w:t>
      </w:r>
      <w:r>
        <w:rPr>
          <w:rFonts w:eastAsiaTheme="minorHAnsi"/>
          <w:b/>
          <w:bCs/>
        </w:rPr>
        <w:t>2021</w:t>
      </w:r>
      <w:r>
        <w:rPr>
          <w:rFonts w:eastAsiaTheme="minorHAnsi"/>
        </w:rPr>
        <w:t xml:space="preserve">, </w:t>
      </w:r>
      <w:r>
        <w:rPr>
          <w:rFonts w:eastAsiaTheme="minorHAnsi"/>
          <w:i/>
          <w:iCs/>
        </w:rPr>
        <w:t>165</w:t>
      </w:r>
      <w:r>
        <w:rPr>
          <w:rFonts w:eastAsiaTheme="minorHAnsi"/>
        </w:rPr>
        <w:t>, 112148. https://doi.org/10.1016/j.marpolbul.2021.112148.</w:t>
      </w:r>
    </w:p>
    <w:p w14:paraId="00FBC912" w14:textId="77777777" w:rsidR="004E3F43" w:rsidRPr="004E3F43" w:rsidRDefault="004E3F43" w:rsidP="004E3F43">
      <w:pPr>
        <w:pStyle w:val="Bibliography"/>
        <w:rPr>
          <w:rFonts w:eastAsiaTheme="minorHAnsi"/>
        </w:rPr>
      </w:pPr>
      <w:r>
        <w:rPr>
          <w:rFonts w:eastAsiaTheme="minorHAnsi"/>
        </w:rPr>
        <w:t>(28)</w:t>
        <w:tab/>
        <w:t xml:space="preserve">Hamilton, B.; Rochman, C.; Hoellein, T.; Robison, B.; Van Houtan, K.; Choy, C. Prevalence of Microplastics and Anthropogenic Debris within a Deep-Sea Food Web. </w:t>
      </w:r>
      <w:r>
        <w:rPr>
          <w:rFonts w:eastAsiaTheme="minorHAnsi"/>
          <w:i/>
          <w:iCs/>
        </w:rPr>
        <w:t>Marine Ecology Progress Series</w:t>
      </w:r>
      <w:r>
        <w:rPr>
          <w:rFonts w:eastAsiaTheme="minorHAnsi"/>
        </w:rPr>
        <w:t xml:space="preserve"> </w:t>
      </w:r>
      <w:r>
        <w:rPr>
          <w:rFonts w:eastAsiaTheme="minorHAnsi"/>
          <w:b/>
          <w:bCs/>
        </w:rPr>
        <w:t>2021</w:t>
      </w:r>
      <w:r>
        <w:rPr>
          <w:rFonts w:eastAsiaTheme="minorHAnsi"/>
        </w:rPr>
        <w:t xml:space="preserve">, </w:t>
      </w:r>
      <w:r>
        <w:rPr>
          <w:rFonts w:eastAsiaTheme="minorHAnsi"/>
          <w:i/>
          <w:iCs/>
        </w:rPr>
        <w:t>675</w:t>
      </w:r>
      <w:r>
        <w:rPr>
          <w:rFonts w:eastAsiaTheme="minorHAnsi"/>
        </w:rPr>
        <w:t>, 23–33. https://doi.org/10.3354/meps13846.</w:t>
      </w:r>
    </w:p>
    <w:p w14:paraId="565D738E" w14:textId="77777777" w:rsidR="004E3F43" w:rsidRPr="004E3F43" w:rsidRDefault="004E3F43" w:rsidP="004E3F43">
      <w:pPr>
        <w:pStyle w:val="Bibliography"/>
        <w:rPr>
          <w:rFonts w:eastAsiaTheme="minorHAnsi"/>
        </w:rPr>
      </w:pPr>
      <w:r>
        <w:rPr>
          <w:rFonts w:eastAsiaTheme="minorHAnsi"/>
        </w:rPr>
        <w:t>(29)</w:t>
        <w:tab/>
        <w:t>Michishita, S.; Gibble, C.; Tubbs, C.; Felton, R.; Gjeltema, J.; Lang, J.; Finkelstein, M. Microplastic in Northern Anchovies (</w:t>
      </w:r>
      <w:r>
        <w:rPr>
          <w:rFonts w:eastAsiaTheme="minorHAnsi"/>
          <w:i/>
          <w:iCs/>
        </w:rPr>
        <w:t>Engraulis Mordax</w:t>
      </w:r>
      <w:r>
        <w:rPr>
          <w:rFonts w:eastAsiaTheme="minorHAnsi"/>
        </w:rPr>
        <w:t>) and Common Murres (</w:t>
      </w:r>
      <w:r>
        <w:rPr>
          <w:rFonts w:eastAsiaTheme="minorHAnsi"/>
          <w:i/>
          <w:iCs/>
        </w:rPr>
        <w:t>Uria Aalge</w:t>
      </w:r>
      <w:r>
        <w:rPr>
          <w:rFonts w:eastAsiaTheme="minorHAnsi"/>
        </w:rPr>
        <w:t xml:space="preserve">) from the Monterey Bay, California USA - Insights into Prevalence, Composition, and Estrogenic Activity. </w:t>
      </w:r>
      <w:r>
        <w:rPr>
          <w:rFonts w:eastAsiaTheme="minorHAnsi"/>
          <w:i/>
          <w:iCs/>
        </w:rPr>
        <w:t>Environmental Pollution</w:t>
      </w:r>
      <w:r>
        <w:rPr>
          <w:rFonts w:eastAsiaTheme="minorHAnsi"/>
        </w:rPr>
        <w:t xml:space="preserve"> </w:t>
      </w:r>
      <w:r>
        <w:rPr>
          <w:rFonts w:eastAsiaTheme="minorHAnsi"/>
          <w:b/>
          <w:bCs/>
        </w:rPr>
        <w:t>2023</w:t>
      </w:r>
      <w:r>
        <w:rPr>
          <w:rFonts w:eastAsiaTheme="minorHAnsi"/>
        </w:rPr>
        <w:t xml:space="preserve">, </w:t>
      </w:r>
      <w:r>
        <w:rPr>
          <w:rFonts w:eastAsiaTheme="minorHAnsi"/>
          <w:i/>
          <w:iCs/>
        </w:rPr>
        <w:t>316</w:t>
      </w:r>
      <w:r>
        <w:rPr>
          <w:rFonts w:eastAsiaTheme="minorHAnsi"/>
        </w:rPr>
        <w:t>, 120548. https://doi.org/10.1016/j.envpol.2022.120548.</w:t>
      </w:r>
    </w:p>
    <w:p w14:paraId="5A26FB62" w14:textId="77777777" w:rsidR="004E3F43" w:rsidRPr="004E3F43" w:rsidRDefault="004E3F43" w:rsidP="004E3F43">
      <w:pPr>
        <w:pStyle w:val="Bibliography"/>
        <w:rPr>
          <w:rFonts w:eastAsiaTheme="minorHAnsi"/>
        </w:rPr>
      </w:pPr>
      <w:r>
        <w:rPr>
          <w:rFonts w:eastAsiaTheme="minorHAnsi"/>
        </w:rPr>
        <w:t>(30)</w:t>
        <w:tab/>
        <w:t xml:space="preserve">Cowger, W.; Booth, A. M.; Hamilton, B. M.; Thaysen, C.; Primpke, S.; Munno, K.; Lusher, A. L.; Dehaut, A.; Vaz, V. P.; Liboiron, M.; Devriese, L. I.; Hermabessiere, L.; Rochman, C.; Athey, S. N.; Lynch, J. M.; De Frond, H.; Gray, A.; Jones, O. A. H.; Brander, S.; Steele, C.; Moore, S.; Sanchez, A.; Nel, H. Reporting Guidelines to Increase the Reproducibility and Comparability of Research on Microplastics. </w:t>
      </w:r>
      <w:r>
        <w:rPr>
          <w:rFonts w:eastAsiaTheme="minorHAnsi"/>
          <w:i/>
          <w:iCs/>
        </w:rPr>
        <w:t>Applied Spectroscopy</w:t>
      </w:r>
      <w:r>
        <w:rPr>
          <w:rFonts w:eastAsiaTheme="minorHAnsi"/>
        </w:rPr>
        <w:t xml:space="preserve"> </w:t>
      </w:r>
      <w:r>
        <w:rPr>
          <w:rFonts w:eastAsiaTheme="minorHAnsi"/>
          <w:b/>
          <w:bCs/>
        </w:rPr>
        <w:t>2020</w:t>
      </w:r>
      <w:r>
        <w:rPr>
          <w:rFonts w:eastAsiaTheme="minorHAnsi"/>
        </w:rPr>
        <w:t xml:space="preserve">, </w:t>
      </w:r>
      <w:r>
        <w:rPr>
          <w:rFonts w:eastAsiaTheme="minorHAnsi"/>
          <w:i/>
          <w:iCs/>
        </w:rPr>
        <w:t>74</w:t>
      </w:r>
      <w:r>
        <w:rPr>
          <w:rFonts w:eastAsiaTheme="minorHAnsi"/>
        </w:rPr>
        <w:t xml:space="preserve"> (9), 1066–1077. https://doi.org/10.1177/0003702820930292.</w:t>
      </w:r>
    </w:p>
    <w:p w14:paraId="2486BA04" w14:textId="77777777" w:rsidR="004E3F43" w:rsidRPr="004E3F43" w:rsidRDefault="004E3F43" w:rsidP="004E3F43">
      <w:pPr>
        <w:pStyle w:val="Bibliography"/>
        <w:rPr>
          <w:rFonts w:eastAsiaTheme="minorHAnsi"/>
        </w:rPr>
      </w:pPr>
      <w:r>
        <w:rPr>
          <w:rFonts w:eastAsiaTheme="minorHAnsi"/>
        </w:rPr>
        <w:t>(31)</w:t>
        <w:tab/>
        <w:t xml:space="preserve">Cowger, W.; Markley, L. A. T.; Moore, S.; Gray, A. B.; Upadhyay, K.; Koelmans, A. A. How Many Microplastics Do You Need to (Sub)Sample? </w:t>
      </w:r>
      <w:r>
        <w:rPr>
          <w:rFonts w:eastAsiaTheme="minorHAnsi"/>
          <w:i/>
          <w:iCs/>
        </w:rPr>
        <w:t>Ecotoxicology and Environmental Safety</w:t>
      </w:r>
      <w:r>
        <w:rPr>
          <w:rFonts w:eastAsiaTheme="minorHAnsi"/>
        </w:rPr>
        <w:t xml:space="preserve"> </w:t>
      </w:r>
      <w:r>
        <w:rPr>
          <w:rFonts w:eastAsiaTheme="minorHAnsi"/>
          <w:b/>
          <w:bCs/>
        </w:rPr>
        <w:t>2024</w:t>
      </w:r>
      <w:r>
        <w:rPr>
          <w:rFonts w:eastAsiaTheme="minorHAnsi"/>
        </w:rPr>
        <w:t xml:space="preserve">, </w:t>
      </w:r>
      <w:r>
        <w:rPr>
          <w:rFonts w:eastAsiaTheme="minorHAnsi"/>
          <w:i/>
          <w:iCs/>
        </w:rPr>
        <w:t>275</w:t>
      </w:r>
      <w:r>
        <w:rPr>
          <w:rFonts w:eastAsiaTheme="minorHAnsi"/>
        </w:rPr>
        <w:t>, 116243. https://doi.org/10.1016/j.ecoenv.2024.116243.</w:t>
      </w:r>
    </w:p>
    <w:p w14:paraId="5F9AF601" w14:textId="77777777" w:rsidR="004E3F43" w:rsidRPr="004E3F43" w:rsidRDefault="004E3F43" w:rsidP="004E3F43">
      <w:pPr>
        <w:pStyle w:val="Bibliography"/>
        <w:rPr>
          <w:rFonts w:eastAsiaTheme="minorHAnsi"/>
        </w:rPr>
      </w:pPr>
      <w:r>
        <w:rPr>
          <w:rFonts w:eastAsiaTheme="minorHAnsi"/>
        </w:rPr>
        <w:t>(32)</w:t>
        <w:tab/>
        <w:t xml:space="preserve">Cole, M. A Novel Method for Preparing Microplastic Fibers. </w:t>
      </w:r>
      <w:r>
        <w:rPr>
          <w:rFonts w:eastAsiaTheme="minorHAnsi"/>
          <w:i/>
          <w:iCs/>
        </w:rPr>
        <w:t>Sci Rep</w:t>
      </w:r>
      <w:r>
        <w:rPr>
          <w:rFonts w:eastAsiaTheme="minorHAnsi"/>
        </w:rPr>
        <w:t xml:space="preserve"> </w:t>
      </w:r>
      <w:r>
        <w:rPr>
          <w:rFonts w:eastAsiaTheme="minorHAnsi"/>
          <w:b/>
          <w:bCs/>
        </w:rPr>
        <w:t>2016</w:t>
      </w:r>
      <w:r>
        <w:rPr>
          <w:rFonts w:eastAsiaTheme="minorHAnsi"/>
        </w:rPr>
        <w:t xml:space="preserve">, </w:t>
      </w:r>
      <w:r>
        <w:rPr>
          <w:rFonts w:eastAsiaTheme="minorHAnsi"/>
          <w:i/>
          <w:iCs/>
        </w:rPr>
        <w:t>6</w:t>
      </w:r>
      <w:r>
        <w:rPr>
          <w:rFonts w:eastAsiaTheme="minorHAnsi"/>
        </w:rPr>
        <w:t xml:space="preserve"> (1), 34519. https://doi.org/10.1038/srep34519.</w:t>
      </w:r>
    </w:p>
    <w:p w14:paraId="56DC7A4D" w14:textId="77777777" w:rsidR="004E3F43" w:rsidRPr="004E3F43" w:rsidRDefault="004E3F43" w:rsidP="004E3F43">
      <w:pPr>
        <w:pStyle w:val="Bibliography"/>
        <w:rPr>
          <w:rFonts w:eastAsiaTheme="minorHAnsi"/>
        </w:rPr>
      </w:pPr>
      <w:r>
        <w:rPr>
          <w:rFonts w:eastAsiaTheme="minorHAnsi"/>
        </w:rPr>
        <w:t>(33)</w:t>
        <w:tab/>
        <w:t xml:space="preserve">Hidalgo-Ruz, V.; Gutow, L.; Thompson, R. C.; Thiel, M. Microplastics in the Marine Environment: A Review of the Methods Used for Identification and Quantification. </w:t>
      </w:r>
      <w:r>
        <w:rPr>
          <w:rFonts w:eastAsiaTheme="minorHAnsi"/>
          <w:i/>
          <w:iCs/>
        </w:rPr>
        <w:t>Environ. Sci. Technol.</w:t>
      </w:r>
      <w:r>
        <w:rPr>
          <w:rFonts w:eastAsiaTheme="minorHAnsi"/>
        </w:rPr>
        <w:t xml:space="preserve"> </w:t>
      </w:r>
      <w:r>
        <w:rPr>
          <w:rFonts w:eastAsiaTheme="minorHAnsi"/>
          <w:b/>
          <w:bCs/>
        </w:rPr>
        <w:t>2012</w:t>
      </w:r>
      <w:r>
        <w:rPr>
          <w:rFonts w:eastAsiaTheme="minorHAnsi"/>
        </w:rPr>
        <w:t xml:space="preserve">, </w:t>
      </w:r>
      <w:r>
        <w:rPr>
          <w:rFonts w:eastAsiaTheme="minorHAnsi"/>
          <w:i/>
          <w:iCs/>
        </w:rPr>
        <w:t>46</w:t>
      </w:r>
      <w:r>
        <w:rPr>
          <w:rFonts w:eastAsiaTheme="minorHAnsi"/>
        </w:rPr>
        <w:t xml:space="preserve"> (6), 3060–3075. https://doi.org/10.1021/es2031505.</w:t>
      </w:r>
    </w:p>
    <w:p w14:paraId="634CB210" w14:textId="77777777" w:rsidR="004E3F43" w:rsidRPr="004E3F43" w:rsidRDefault="004E3F43" w:rsidP="004E3F43">
      <w:pPr>
        <w:pStyle w:val="Bibliography"/>
        <w:rPr>
          <w:rFonts w:eastAsiaTheme="minorHAnsi"/>
        </w:rPr>
      </w:pPr>
      <w:r>
        <w:rPr>
          <w:rFonts w:eastAsiaTheme="minorHAnsi"/>
        </w:rPr>
        <w:t>(34)</w:t>
        <w:tab/>
        <w:t xml:space="preserve">Kooi, M.; Primpke, S.; Mintenig, S. M.; Lorenz, C.; Gerdts, G.; Koelmans, A. A. Characterizing the Multidimensionality of Microplastics across Environmental Compartments. </w:t>
      </w:r>
      <w:r>
        <w:rPr>
          <w:rFonts w:eastAsiaTheme="minorHAnsi"/>
          <w:i/>
          <w:iCs/>
        </w:rPr>
        <w:t>Water Research</w:t>
      </w:r>
      <w:r>
        <w:rPr>
          <w:rFonts w:eastAsiaTheme="minorHAnsi"/>
        </w:rPr>
        <w:t xml:space="preserve"> </w:t>
      </w:r>
      <w:r>
        <w:rPr>
          <w:rFonts w:eastAsiaTheme="minorHAnsi"/>
          <w:b/>
          <w:bCs/>
        </w:rPr>
        <w:t>2021</w:t>
      </w:r>
      <w:r>
        <w:rPr>
          <w:rFonts w:eastAsiaTheme="minorHAnsi"/>
        </w:rPr>
        <w:t xml:space="preserve">, </w:t>
      </w:r>
      <w:r>
        <w:rPr>
          <w:rFonts w:eastAsiaTheme="minorHAnsi"/>
          <w:i/>
          <w:iCs/>
        </w:rPr>
        <w:t>202</w:t>
      </w:r>
      <w:r>
        <w:rPr>
          <w:rFonts w:eastAsiaTheme="minorHAnsi"/>
        </w:rPr>
        <w:t xml:space="preserve"> (July). https://doi.org/10.1016/j.watres.2021.117429.</w:t>
      </w:r>
    </w:p>
    <w:p w14:paraId="105804B4" w14:textId="77777777" w:rsidR="004E3F43" w:rsidRPr="004E3F43" w:rsidRDefault="004E3F43" w:rsidP="004E3F43">
      <w:pPr>
        <w:pStyle w:val="Bibliography"/>
        <w:rPr>
          <w:rFonts w:eastAsiaTheme="minorHAnsi"/>
        </w:rPr>
      </w:pPr>
      <w:r>
        <w:rPr>
          <w:rFonts w:eastAsiaTheme="minorHAnsi"/>
        </w:rPr>
        <w:t>(35)</w:t>
        <w:tab/>
        <w:t>DeCicco, L.; Hirsch, R.; Lorenz, D.; Read, J.; Walker, J.; Platt, L.; Watkins, D.; Blodgett, D.; Johnson, M.; Krall, A.; Stanish, L.; Zemmels, J.; Hinman, E.; Mahoney, M. dataRetrieval: Retrieval Functions for USGS and EPA Hydrology and Water Quality Data, 2025. https://cran.r-project.org/web/packages/dataRetrieval/index.html (accessed 2025-12-13).</w:t>
      </w:r>
    </w:p>
    <w:p w14:paraId="1BB92EA8" w14:textId="77777777" w:rsidR="004E3F43" w:rsidRPr="004E3F43" w:rsidRDefault="004E3F43" w:rsidP="004E3F43">
      <w:pPr>
        <w:pStyle w:val="Bibliography"/>
        <w:rPr>
          <w:rFonts w:eastAsiaTheme="minorHAnsi"/>
        </w:rPr>
      </w:pPr>
      <w:r>
        <w:rPr>
          <w:rFonts w:eastAsiaTheme="minorHAnsi"/>
        </w:rPr>
        <w:t>(36)</w:t>
        <w:tab/>
        <w:t xml:space="preserve">Hoffman, M. J.; DiBenedetto, M. H. How Size-Dependent Settling Can Both Bias and Inform Microplastics Observations. </w:t>
      </w:r>
      <w:r>
        <w:rPr>
          <w:rFonts w:eastAsiaTheme="minorHAnsi"/>
          <w:i/>
          <w:iCs/>
        </w:rPr>
        <w:t>Environ. Res. Commun.</w:t>
      </w:r>
      <w:r>
        <w:rPr>
          <w:rFonts w:eastAsiaTheme="minorHAnsi"/>
        </w:rPr>
        <w:t xml:space="preserve"> </w:t>
      </w:r>
      <w:r>
        <w:rPr>
          <w:rFonts w:eastAsiaTheme="minorHAnsi"/>
          <w:b/>
          <w:bCs/>
        </w:rPr>
        <w:t>2026</w:t>
      </w:r>
      <w:r>
        <w:rPr>
          <w:rFonts w:eastAsiaTheme="minorHAnsi"/>
        </w:rPr>
        <w:t xml:space="preserve">, </w:t>
      </w:r>
      <w:r>
        <w:rPr>
          <w:rFonts w:eastAsiaTheme="minorHAnsi"/>
          <w:i/>
          <w:iCs/>
        </w:rPr>
        <w:t>8</w:t>
      </w:r>
      <w:r>
        <w:rPr>
          <w:rFonts w:eastAsiaTheme="minorHAnsi"/>
        </w:rPr>
        <w:t xml:space="preserve"> (6), 065061. https://doi.org/10.1088/2515-7620/ae76df.</w:t>
      </w:r>
    </w:p>
    <w:p w14:paraId="2A3F9E87" w14:textId="77777777" w:rsidR="004E3F43" w:rsidRPr="004E3F43" w:rsidRDefault="004E3F43" w:rsidP="004E3F43">
      <w:pPr>
        <w:pStyle w:val="Bibliography"/>
        <w:rPr>
          <w:rFonts w:eastAsiaTheme="minorHAnsi"/>
        </w:rPr>
      </w:pPr>
      <w:r>
        <w:rPr>
          <w:rFonts w:eastAsiaTheme="minorHAnsi"/>
        </w:rPr>
        <w:t>(37)</w:t>
        <w:tab/>
        <w:t xml:space="preserve">Cowger, W.; Karapetrova, A.; Lincoln, C.; Chamas, A.; Sherrod, H.; Leong, N.; Lasdin, K. S.; Knauss, C.; Teofilović, V.; Arienzo, M. M.; Steinmetz, Z.; Primpke, S.; Darjany, L.; Murphy-Hagan, C.; Moore, S.; Moore, C.; Lattin, G.; Gray, A.; Kozloski, R.; Bryksa, J.; Maurer, B. Open Specy 1.0: Automated (Hyper)Spectroscopy for Microplastics. </w:t>
      </w:r>
      <w:r>
        <w:rPr>
          <w:rFonts w:eastAsiaTheme="minorHAnsi"/>
          <w:i/>
          <w:iCs/>
        </w:rPr>
        <w:t>Anal. Chem.</w:t>
      </w:r>
      <w:r>
        <w:rPr>
          <w:rFonts w:eastAsiaTheme="minorHAnsi"/>
        </w:rPr>
        <w:t xml:space="preserve"> </w:t>
      </w:r>
      <w:r>
        <w:rPr>
          <w:rFonts w:eastAsiaTheme="minorHAnsi"/>
          <w:b/>
          <w:bCs/>
        </w:rPr>
        <w:t>2025</w:t>
      </w:r>
      <w:r>
        <w:rPr>
          <w:rFonts w:eastAsiaTheme="minorHAnsi"/>
        </w:rPr>
        <w:t xml:space="preserve">, </w:t>
      </w:r>
      <w:r>
        <w:rPr>
          <w:rFonts w:eastAsiaTheme="minorHAnsi"/>
          <w:i/>
          <w:iCs/>
        </w:rPr>
        <w:t>97</w:t>
      </w:r>
      <w:r>
        <w:rPr>
          <w:rFonts w:eastAsiaTheme="minorHAnsi"/>
        </w:rPr>
        <w:t xml:space="preserve"> (32), 17345–17356. https://doi.org/10.1021/acs.analchem.5c00962.</w:t>
      </w:r>
    </w:p>
    <w:p w14:paraId="65B15D0F" w14:textId="77777777" w:rsidR="004E3F43" w:rsidRPr="004E3F43" w:rsidRDefault="004E3F43" w:rsidP="004E3F43">
      <w:pPr>
        <w:pStyle w:val="Bibliography"/>
        <w:rPr>
          <w:rFonts w:eastAsiaTheme="minorHAnsi"/>
        </w:rPr>
      </w:pPr>
      <w:r>
        <w:rPr>
          <w:rFonts w:eastAsiaTheme="minorHAnsi"/>
        </w:rPr>
        <w:lastRenderedPageBreak/>
        <w:t>(38)</w:t>
        <w:tab/>
        <w:t xml:space="preserve">Benjamini, Y.; Hochberg, Y. Controlling the False Discovery Rate: A Practical and Powerful Approach to Multiple Testing. </w:t>
      </w:r>
      <w:r>
        <w:rPr>
          <w:rFonts w:eastAsiaTheme="minorHAnsi"/>
          <w:i/>
          <w:iCs/>
        </w:rPr>
        <w:t>Royal Statistical Society. Journal. Series B: Methodological</w:t>
      </w:r>
      <w:r>
        <w:rPr>
          <w:rFonts w:eastAsiaTheme="minorHAnsi"/>
        </w:rPr>
        <w:t xml:space="preserve"> </w:t>
      </w:r>
      <w:r>
        <w:rPr>
          <w:rFonts w:eastAsiaTheme="minorHAnsi"/>
          <w:b/>
          <w:bCs/>
        </w:rPr>
        <w:t>1995</w:t>
      </w:r>
      <w:r>
        <w:rPr>
          <w:rFonts w:eastAsiaTheme="minorHAnsi"/>
        </w:rPr>
        <w:t xml:space="preserve">, </w:t>
      </w:r>
      <w:r>
        <w:rPr>
          <w:rFonts w:eastAsiaTheme="minorHAnsi"/>
          <w:i/>
          <w:iCs/>
        </w:rPr>
        <w:t>57</w:t>
      </w:r>
      <w:r>
        <w:rPr>
          <w:rFonts w:eastAsiaTheme="minorHAnsi"/>
        </w:rPr>
        <w:t xml:space="preserve"> (1), 289–300. https://doi.org/10.1111/j.2517-6161.1995.tb02031.x.</w:t>
      </w:r>
    </w:p>
    <w:p w14:paraId="604BF53E" w14:textId="77777777" w:rsidR="004E3F43" w:rsidRPr="004E3F43" w:rsidRDefault="004E3F43" w:rsidP="004E3F43">
      <w:pPr>
        <w:pStyle w:val="Bibliography"/>
        <w:rPr>
          <w:rFonts w:eastAsiaTheme="minorHAnsi"/>
        </w:rPr>
      </w:pPr>
      <w:r>
        <w:rPr>
          <w:rFonts w:eastAsiaTheme="minorHAnsi"/>
        </w:rPr>
        <w:t>(39)</w:t>
        <w:tab/>
        <w:t xml:space="preserve">Wickham, H.; Averick, M.; Bryan, J.; Chang, W.; McGowan, L. D.; François, R.; Grolemund, G.; Hayes, A.; Henry, L.; Hester, J.; Kuhn, M.; Pedersen, T. L.; Miller, E.; Bache, S. M.; Müller, K.; Ooms, J.; Robinson, D.; Seidel, D. P.; Spinu, V.; Takahashi, K.; Vaughan, D.; Wilke, C.; Woo, K.; Yutani, H. Welcome to the Tidyverse. </w:t>
      </w:r>
      <w:r>
        <w:rPr>
          <w:rFonts w:eastAsiaTheme="minorHAnsi"/>
          <w:i/>
          <w:iCs/>
        </w:rPr>
        <w:t>Journal of Open Source Software</w:t>
      </w:r>
      <w:r>
        <w:rPr>
          <w:rFonts w:eastAsiaTheme="minorHAnsi"/>
        </w:rPr>
        <w:t xml:space="preserve"> </w:t>
      </w:r>
      <w:r>
        <w:rPr>
          <w:rFonts w:eastAsiaTheme="minorHAnsi"/>
          <w:b/>
          <w:bCs/>
        </w:rPr>
        <w:t>2019</w:t>
      </w:r>
      <w:r>
        <w:rPr>
          <w:rFonts w:eastAsiaTheme="minorHAnsi"/>
        </w:rPr>
        <w:t xml:space="preserve">, </w:t>
      </w:r>
      <w:r>
        <w:rPr>
          <w:rFonts w:eastAsiaTheme="minorHAnsi"/>
          <w:i/>
          <w:iCs/>
        </w:rPr>
        <w:t>4</w:t>
      </w:r>
      <w:r>
        <w:rPr>
          <w:rFonts w:eastAsiaTheme="minorHAnsi"/>
        </w:rPr>
        <w:t xml:space="preserve"> (43), 1686. https://doi.org/10.21105/joss.01686.</w:t>
      </w:r>
    </w:p>
    <w:p w14:paraId="5D0C41D5" w14:textId="77777777" w:rsidR="004E3F43" w:rsidRPr="004E3F43" w:rsidRDefault="004E3F43" w:rsidP="004E3F43">
      <w:pPr>
        <w:pStyle w:val="Bibliography"/>
        <w:rPr>
          <w:rFonts w:eastAsiaTheme="minorHAnsi"/>
        </w:rPr>
      </w:pPr>
      <w:r>
        <w:rPr>
          <w:rFonts w:eastAsiaTheme="minorHAnsi"/>
        </w:rPr>
        <w:t>(40)</w:t>
        <w:tab/>
        <w:t>Oksanen, J.; Simpson, G. L.; Blanchet, F. G.; Kindt, R.; Legendre, P.; Minchin, P. R.; O’Hara, R. B.; Solymos, P.; Stevens, M. H. H.; Szoecs, E.; Wagner, H.; Barbour, M.; Bedward, M.; Bolker, B.; Borcard, D.; Borman, T.; Carvalho, G.; Chirico, M.; De Caceres, M.; Durand, S.; Evangelista, H. B. A.; FitzJohn, R.; Friendly, M.; Furneaux, B.; Hannigan, G.; Hill, M. O.; Lahti, L.; Martino, C.; McGlinn, D.; Ouellette, M.-H.; Ribeiro Cunha, E.; Smith, T.; Stier, A.; Ter Braak, C. J. F.; Weedon, J. Vegan: Community Ecology Package, 2001, 2.7-1. https://doi.org/10.32614/CRAN.package.vegan.</w:t>
      </w:r>
    </w:p>
    <w:p w14:paraId="3A468150" w14:textId="77777777" w:rsidR="004E3F43" w:rsidRPr="004E3F43" w:rsidRDefault="004E3F43" w:rsidP="004E3F43">
      <w:pPr>
        <w:pStyle w:val="Bibliography"/>
        <w:rPr>
          <w:rFonts w:eastAsiaTheme="minorHAnsi"/>
        </w:rPr>
      </w:pPr>
      <w:r>
        <w:rPr>
          <w:rFonts w:eastAsiaTheme="minorHAnsi"/>
        </w:rPr>
        <w:t>(41)</w:t>
        <w:tab/>
        <w:t>Fox, J.; Weisberg, S.; Price, B.; Adler, D.; Bates, D.; Baud-Bovy, G.; Bolker, B.; Ellison, S.; Firth, D.; Friendly, M.; Gorjanc, G.; Graves, S.; Heiberger, R.; Krivitsky, P.; Laboissiere, R.; Maechler, M.; Monette, G.; Murdoch, D.; Nilsson, H.; Ogle, D.; Proctor, I.; Ripley, B.; Short, T.; Venables, W.; Walker, S.; Winsemius, D.; Zeileis, A.; R-Core. Car: Companion to Applied Regression, 2026. https://cran.r-project.org/web/packages/car/index.html (accessed 2026-09-06).</w:t>
      </w:r>
    </w:p>
    <w:p w14:paraId="3DDBBA59" w14:textId="77777777" w:rsidR="004E3F43" w:rsidRPr="004E3F43" w:rsidRDefault="004E3F43" w:rsidP="004E3F43">
      <w:pPr>
        <w:pStyle w:val="Bibliography"/>
        <w:rPr>
          <w:rFonts w:eastAsiaTheme="minorHAnsi"/>
        </w:rPr>
      </w:pPr>
      <w:r>
        <w:rPr>
          <w:rFonts w:eastAsiaTheme="minorHAnsi"/>
        </w:rPr>
        <w:t>(42)</w:t>
        <w:tab/>
        <w:t xml:space="preserve">Geyer, R.; Jambeck, J. R.; Law, K. L. Production, Use, and Fate of All Plastics Ever Made. </w:t>
      </w:r>
      <w:r>
        <w:rPr>
          <w:rFonts w:eastAsiaTheme="minorHAnsi"/>
          <w:i/>
          <w:iCs/>
        </w:rPr>
        <w:t>Science Advances</w:t>
      </w:r>
      <w:r>
        <w:rPr>
          <w:rFonts w:eastAsiaTheme="minorHAnsi"/>
        </w:rPr>
        <w:t xml:space="preserve"> </w:t>
      </w:r>
      <w:r>
        <w:rPr>
          <w:rFonts w:eastAsiaTheme="minorHAnsi"/>
          <w:b/>
          <w:bCs/>
        </w:rPr>
        <w:t>2017</w:t>
      </w:r>
      <w:r>
        <w:rPr>
          <w:rFonts w:eastAsiaTheme="minorHAnsi"/>
        </w:rPr>
        <w:t xml:space="preserve">, </w:t>
      </w:r>
      <w:r>
        <w:rPr>
          <w:rFonts w:eastAsiaTheme="minorHAnsi"/>
          <w:i/>
          <w:iCs/>
        </w:rPr>
        <w:t>3</w:t>
      </w:r>
      <w:r>
        <w:rPr>
          <w:rFonts w:eastAsiaTheme="minorHAnsi"/>
        </w:rPr>
        <w:t xml:space="preserve"> (7), e1700782. https://doi.org/10.1126/sciadv.1700782.</w:t>
      </w:r>
    </w:p>
    <w:p w14:paraId="3188AB78" w14:textId="77777777" w:rsidR="004E3F43" w:rsidRPr="004E3F43" w:rsidRDefault="004E3F43" w:rsidP="004E3F43">
      <w:pPr>
        <w:pStyle w:val="Bibliography"/>
        <w:rPr>
          <w:rFonts w:eastAsiaTheme="minorHAnsi"/>
        </w:rPr>
      </w:pPr>
      <w:r>
        <w:rPr>
          <w:rFonts w:eastAsiaTheme="minorHAnsi"/>
        </w:rPr>
        <w:t>(43)</w:t>
        <w:tab/>
        <w:t xml:space="preserve">Xia, F.; Wang, Y.; Wang, D.; Cai, Y.; Zhang, J. Seasonal Pulse Effect of Microplastics in the River Catchment-From Tributary Catchment to Mainstream. </w:t>
      </w:r>
      <w:r>
        <w:rPr>
          <w:rFonts w:eastAsiaTheme="minorHAnsi"/>
          <w:i/>
          <w:iCs/>
        </w:rPr>
        <w:t>Journal of Environmental Management</w:t>
      </w:r>
      <w:r>
        <w:rPr>
          <w:rFonts w:eastAsiaTheme="minorHAnsi"/>
        </w:rPr>
        <w:t xml:space="preserve"> </w:t>
      </w:r>
      <w:r>
        <w:rPr>
          <w:rFonts w:eastAsiaTheme="minorHAnsi"/>
          <w:b/>
          <w:bCs/>
        </w:rPr>
        <w:t>2023</w:t>
      </w:r>
      <w:r>
        <w:rPr>
          <w:rFonts w:eastAsiaTheme="minorHAnsi"/>
        </w:rPr>
        <w:t xml:space="preserve">, </w:t>
      </w:r>
      <w:r>
        <w:rPr>
          <w:rFonts w:eastAsiaTheme="minorHAnsi"/>
          <w:i/>
          <w:iCs/>
        </w:rPr>
        <w:t>342</w:t>
      </w:r>
      <w:r>
        <w:rPr>
          <w:rFonts w:eastAsiaTheme="minorHAnsi"/>
        </w:rPr>
        <w:t>, 118316. https://doi.org/10.1016/j.jenvman.2023.118316.</w:t>
      </w:r>
    </w:p>
    <w:p w14:paraId="6326EAD7" w14:textId="77777777" w:rsidR="004E3F43" w:rsidRPr="004E3F43" w:rsidRDefault="004E3F43" w:rsidP="004E3F43">
      <w:pPr>
        <w:pStyle w:val="Bibliography"/>
        <w:rPr>
          <w:rFonts w:eastAsiaTheme="minorHAnsi"/>
        </w:rPr>
      </w:pPr>
      <w:r>
        <w:rPr>
          <w:rFonts w:eastAsiaTheme="minorHAnsi"/>
        </w:rPr>
        <w:t>(44)</w:t>
        <w:tab/>
        <w:t xml:space="preserve">Ross, M. S.; Loutan, A.; Groeneveld, T.; Molenaar, D.; Kroetch, K.; Bujaczek, T.; Kolter, S.; Moon, S.; Huynh, A.; Khayam, R.; Franczak, B. C.; Camm, E.; Arnold, V. I.; Ruecker, N. J. Estimated Discharge of Microplastics via Urban Stormwater during Individual Rain Events. </w:t>
      </w:r>
      <w:r>
        <w:rPr>
          <w:rFonts w:eastAsiaTheme="minorHAnsi"/>
          <w:i/>
          <w:iCs/>
        </w:rPr>
        <w:t>Front. Environ. Sci.</w:t>
      </w:r>
      <w:r>
        <w:rPr>
          <w:rFonts w:eastAsiaTheme="minorHAnsi"/>
        </w:rPr>
        <w:t xml:space="preserve"> </w:t>
      </w:r>
      <w:r>
        <w:rPr>
          <w:rFonts w:eastAsiaTheme="minorHAnsi"/>
          <w:b/>
          <w:bCs/>
        </w:rPr>
        <w:t>2023</w:t>
      </w:r>
      <w:r>
        <w:rPr>
          <w:rFonts w:eastAsiaTheme="minorHAnsi"/>
        </w:rPr>
        <w:t xml:space="preserve">, </w:t>
      </w:r>
      <w:r>
        <w:rPr>
          <w:rFonts w:eastAsiaTheme="minorHAnsi"/>
          <w:i/>
          <w:iCs/>
        </w:rPr>
        <w:t>11</w:t>
      </w:r>
      <w:r>
        <w:rPr>
          <w:rFonts w:eastAsiaTheme="minorHAnsi"/>
        </w:rPr>
        <w:t>. https://doi.org/10.3389/fenvs.2023.1090267.</w:t>
      </w:r>
    </w:p>
    <w:p w14:paraId="670C288C" w14:textId="77777777" w:rsidR="004E3F43" w:rsidRPr="004E3F43" w:rsidRDefault="004E3F43" w:rsidP="004E3F43">
      <w:pPr>
        <w:pStyle w:val="Bibliography"/>
        <w:rPr>
          <w:rFonts w:eastAsiaTheme="minorHAnsi"/>
        </w:rPr>
      </w:pPr>
      <w:r>
        <w:rPr>
          <w:rFonts w:eastAsiaTheme="minorHAnsi"/>
        </w:rPr>
        <w:t>(45)</w:t>
        <w:tab/>
        <w:t xml:space="preserve">Werbowski, L. M.; Gilbreath, A. N.; Munno, K.; Zhu, X.; Grbic, J.; Wu, T.; Sutton, R.; Sedlak, M. D.; Deshpande, A. D.; Rochman, C. M. Urban Stormwater Runoff: A Major Pathway for Anthropogenic Particles, Black Rubbery Fragments, and Other Types of Microplastics to Urban Receiving Waters. </w:t>
      </w:r>
      <w:r>
        <w:rPr>
          <w:rFonts w:eastAsiaTheme="minorHAnsi"/>
          <w:i/>
          <w:iCs/>
        </w:rPr>
        <w:t>ACS EST Water</w:t>
      </w:r>
      <w:r>
        <w:rPr>
          <w:rFonts w:eastAsiaTheme="minorHAnsi"/>
        </w:rPr>
        <w:t xml:space="preserve"> </w:t>
      </w:r>
      <w:r>
        <w:rPr>
          <w:rFonts w:eastAsiaTheme="minorHAnsi"/>
          <w:b/>
          <w:bCs/>
        </w:rPr>
        <w:t>2021</w:t>
      </w:r>
      <w:r>
        <w:rPr>
          <w:rFonts w:eastAsiaTheme="minorHAnsi"/>
        </w:rPr>
        <w:t xml:space="preserve">, </w:t>
      </w:r>
      <w:r>
        <w:rPr>
          <w:rFonts w:eastAsiaTheme="minorHAnsi"/>
          <w:i/>
          <w:iCs/>
        </w:rPr>
        <w:t>1</w:t>
      </w:r>
      <w:r>
        <w:rPr>
          <w:rFonts w:eastAsiaTheme="minorHAnsi"/>
        </w:rPr>
        <w:t xml:space="preserve"> (6), 1420–1428. https://doi.org/10.1021/acsestwater.1c00017.</w:t>
      </w:r>
    </w:p>
    <w:p w14:paraId="587C7905" w14:textId="77777777" w:rsidR="004E3F43" w:rsidRPr="004E3F43" w:rsidRDefault="004E3F43" w:rsidP="004E3F43">
      <w:pPr>
        <w:pStyle w:val="Bibliography"/>
        <w:rPr>
          <w:rFonts w:eastAsiaTheme="minorHAnsi"/>
        </w:rPr>
      </w:pPr>
      <w:r>
        <w:rPr>
          <w:rFonts w:eastAsiaTheme="minorHAnsi"/>
        </w:rPr>
        <w:t>(46)</w:t>
        <w:tab/>
        <w:t xml:space="preserve">Carr, S. A.; Liu, J.; Tesoro, A. G. Transport and Fate of Microplastic Particles in Wastewater Treatment Plants. </w:t>
      </w:r>
      <w:r>
        <w:rPr>
          <w:rFonts w:eastAsiaTheme="minorHAnsi"/>
          <w:i/>
          <w:iCs/>
        </w:rPr>
        <w:t>Water Research</w:t>
      </w:r>
      <w:r>
        <w:rPr>
          <w:rFonts w:eastAsiaTheme="minorHAnsi"/>
        </w:rPr>
        <w:t xml:space="preserve"> </w:t>
      </w:r>
      <w:r>
        <w:rPr>
          <w:rFonts w:eastAsiaTheme="minorHAnsi"/>
          <w:b/>
          <w:bCs/>
        </w:rPr>
        <w:t>2016</w:t>
      </w:r>
      <w:r>
        <w:rPr>
          <w:rFonts w:eastAsiaTheme="minorHAnsi"/>
        </w:rPr>
        <w:t xml:space="preserve">, </w:t>
      </w:r>
      <w:r>
        <w:rPr>
          <w:rFonts w:eastAsiaTheme="minorHAnsi"/>
          <w:i/>
          <w:iCs/>
        </w:rPr>
        <w:t>91</w:t>
      </w:r>
      <w:r>
        <w:rPr>
          <w:rFonts w:eastAsiaTheme="minorHAnsi"/>
        </w:rPr>
        <w:t>, 174–182. https://doi.org/10.1016/j.watres.2016.01.002.</w:t>
      </w:r>
    </w:p>
    <w:p w14:paraId="3A3B9FD1" w14:textId="77777777" w:rsidR="004E3F43" w:rsidRPr="004E3F43" w:rsidRDefault="004E3F43" w:rsidP="004E3F43">
      <w:pPr>
        <w:pStyle w:val="Bibliography"/>
        <w:rPr>
          <w:rFonts w:eastAsiaTheme="minorHAnsi"/>
        </w:rPr>
      </w:pPr>
      <w:r>
        <w:rPr>
          <w:rFonts w:eastAsiaTheme="minorHAnsi"/>
        </w:rPr>
        <w:t>(47)</w:t>
        <w:tab/>
        <w:t xml:space="preserve">Mason, S. A.; Garneau, D.; Sutton, R.; Chu, Y.; Ehmann, K.; Barnes, J.; Fink, P.; Papazissimos, D.; Rogers, D. L. Microplastic Pollution Is Widely Detected in US Municipal Wastewater Treatment Plant Effluent. </w:t>
      </w:r>
      <w:r>
        <w:rPr>
          <w:rFonts w:eastAsiaTheme="minorHAnsi"/>
          <w:i/>
          <w:iCs/>
        </w:rPr>
        <w:t>Environmental Pollution</w:t>
      </w:r>
      <w:r>
        <w:rPr>
          <w:rFonts w:eastAsiaTheme="minorHAnsi"/>
        </w:rPr>
        <w:t xml:space="preserve"> </w:t>
      </w:r>
      <w:r>
        <w:rPr>
          <w:rFonts w:eastAsiaTheme="minorHAnsi"/>
          <w:b/>
          <w:bCs/>
        </w:rPr>
        <w:t>2016</w:t>
      </w:r>
      <w:r>
        <w:rPr>
          <w:rFonts w:eastAsiaTheme="minorHAnsi"/>
        </w:rPr>
        <w:t xml:space="preserve">, </w:t>
      </w:r>
      <w:r>
        <w:rPr>
          <w:rFonts w:eastAsiaTheme="minorHAnsi"/>
          <w:i/>
          <w:iCs/>
        </w:rPr>
        <w:t>218</w:t>
      </w:r>
      <w:r>
        <w:rPr>
          <w:rFonts w:eastAsiaTheme="minorHAnsi"/>
        </w:rPr>
        <w:t>, 1045–1054. https://doi.org/10.1016/j.envpol.2016.08.056.</w:t>
      </w:r>
    </w:p>
    <w:p w14:paraId="1C6ED717" w14:textId="77777777" w:rsidR="004E3F43" w:rsidRPr="004E3F43" w:rsidRDefault="004E3F43" w:rsidP="004E3F43">
      <w:pPr>
        <w:pStyle w:val="Bibliography"/>
        <w:rPr>
          <w:rFonts w:eastAsiaTheme="minorHAnsi"/>
        </w:rPr>
      </w:pPr>
      <w:r>
        <w:rPr>
          <w:rFonts w:eastAsiaTheme="minorHAnsi"/>
        </w:rPr>
        <w:t>(48)</w:t>
        <w:tab/>
        <w:t xml:space="preserve">Mintenig, S. M.; Int-Veen, I.; Löder, M. G. J.; Primpke, S.; Gerdts, G. Identification of Microplastic in Effluents of Waste Water Treatment Plants Using Focal Plane Array-Based </w:t>
        <w:lastRenderedPageBreak/>
        <w:t xml:space="preserve">Micro-Fourier-Transform Infrared Imaging. </w:t>
      </w:r>
      <w:r>
        <w:rPr>
          <w:rFonts w:eastAsiaTheme="minorHAnsi"/>
          <w:i/>
          <w:iCs/>
        </w:rPr>
        <w:t>Water Research</w:t>
      </w:r>
      <w:r>
        <w:rPr>
          <w:rFonts w:eastAsiaTheme="minorHAnsi"/>
        </w:rPr>
        <w:t xml:space="preserve"> </w:t>
      </w:r>
      <w:r>
        <w:rPr>
          <w:rFonts w:eastAsiaTheme="minorHAnsi"/>
          <w:b/>
          <w:bCs/>
        </w:rPr>
        <w:t>2017</w:t>
      </w:r>
      <w:r>
        <w:rPr>
          <w:rFonts w:eastAsiaTheme="minorHAnsi"/>
        </w:rPr>
        <w:t xml:space="preserve">, </w:t>
      </w:r>
      <w:r>
        <w:rPr>
          <w:rFonts w:eastAsiaTheme="minorHAnsi"/>
          <w:i/>
          <w:iCs/>
        </w:rPr>
        <w:t>108</w:t>
      </w:r>
      <w:r>
        <w:rPr>
          <w:rFonts w:eastAsiaTheme="minorHAnsi"/>
        </w:rPr>
        <w:t>, 365–372. https://doi.org/10.1016/j.watres.2016.11.015.</w:t>
      </w:r>
    </w:p>
    <w:p w14:paraId="633E4FBD" w14:textId="77777777" w:rsidR="004E3F43" w:rsidRPr="004E3F43" w:rsidRDefault="004E3F43" w:rsidP="004E3F43">
      <w:pPr>
        <w:pStyle w:val="Bibliography"/>
        <w:rPr>
          <w:rFonts w:eastAsiaTheme="minorHAnsi"/>
        </w:rPr>
      </w:pPr>
      <w:r>
        <w:rPr>
          <w:rFonts w:eastAsiaTheme="minorHAnsi"/>
        </w:rPr>
        <w:t>(49)</w:t>
        <w:tab/>
        <w:t xml:space="preserve">Botterell, Z. L. R.; Beaumont, N.; Dorrington, T.; Steinke, M.; Thompson, R. C.; Lindeque, P. K. Bioavailability and Effects of Microplastics on Marine Zooplankton: A Review. </w:t>
      </w:r>
      <w:r>
        <w:rPr>
          <w:rFonts w:eastAsiaTheme="minorHAnsi"/>
          <w:i/>
          <w:iCs/>
        </w:rPr>
        <w:t>Environmental Pollution</w:t>
      </w:r>
      <w:r>
        <w:rPr>
          <w:rFonts w:eastAsiaTheme="minorHAnsi"/>
        </w:rPr>
        <w:t xml:space="preserve"> </w:t>
      </w:r>
      <w:r>
        <w:rPr>
          <w:rFonts w:eastAsiaTheme="minorHAnsi"/>
          <w:b/>
          <w:bCs/>
        </w:rPr>
        <w:t>2019</w:t>
      </w:r>
      <w:r>
        <w:rPr>
          <w:rFonts w:eastAsiaTheme="minorHAnsi"/>
        </w:rPr>
        <w:t xml:space="preserve">, </w:t>
      </w:r>
      <w:r>
        <w:rPr>
          <w:rFonts w:eastAsiaTheme="minorHAnsi"/>
          <w:i/>
          <w:iCs/>
        </w:rPr>
        <w:t>245</w:t>
      </w:r>
      <w:r>
        <w:rPr>
          <w:rFonts w:eastAsiaTheme="minorHAnsi"/>
        </w:rPr>
        <w:t xml:space="preserve"> (2019), 98–110. https://doi.org/10.1016/j.envpol.2018.10.065.</w:t>
      </w:r>
    </w:p>
    <w:p w14:paraId="68860350" w14:textId="77777777" w:rsidR="004E3F43" w:rsidRPr="004E3F43" w:rsidRDefault="004E3F43" w:rsidP="004E3F43">
      <w:pPr>
        <w:pStyle w:val="Bibliography"/>
        <w:rPr>
          <w:rFonts w:eastAsiaTheme="minorHAnsi"/>
        </w:rPr>
      </w:pPr>
      <w:r>
        <w:rPr>
          <w:rFonts w:eastAsiaTheme="minorHAnsi"/>
        </w:rPr>
        <w:t>(50)</w:t>
        <w:tab/>
        <w:t xml:space="preserve">Savoca, M. S.; Murphy, E. L.; Brandon, A. M.; Thornton Hampton, L. M.; Roman, L.; Kong, M.; Fernandes, M. E.; Abrokwah, S.; Darter, C.; Galgani, F.; Provencher, J. F.; Alimba, C.; Santos, R. G.; Hardesty, B. D. The Effects of Plastic Pollution on Biodiversity. </w:t>
      </w:r>
      <w:r>
        <w:rPr>
          <w:rFonts w:eastAsiaTheme="minorHAnsi"/>
          <w:i/>
          <w:iCs/>
        </w:rPr>
        <w:t>Nat. Rev. Biodivers.</w:t>
      </w:r>
      <w:r>
        <w:rPr>
          <w:rFonts w:eastAsiaTheme="minorHAnsi"/>
        </w:rPr>
        <w:t xml:space="preserve"> </w:t>
      </w:r>
      <w:r>
        <w:rPr>
          <w:rFonts w:eastAsiaTheme="minorHAnsi"/>
          <w:b/>
          <w:bCs/>
        </w:rPr>
        <w:t>2026</w:t>
      </w:r>
      <w:r>
        <w:rPr>
          <w:rFonts w:eastAsiaTheme="minorHAnsi"/>
        </w:rPr>
        <w:t xml:space="preserve">, </w:t>
      </w:r>
      <w:r>
        <w:rPr>
          <w:rFonts w:eastAsiaTheme="minorHAnsi"/>
          <w:i/>
          <w:iCs/>
        </w:rPr>
        <w:t>2</w:t>
      </w:r>
      <w:r>
        <w:rPr>
          <w:rFonts w:eastAsiaTheme="minorHAnsi"/>
        </w:rPr>
        <w:t xml:space="preserve"> (7), 425–440. https://doi.org/10.1038/s44358-026-00170-0.</w:t>
      </w:r>
    </w:p>
    <w:p w14:paraId="09F7A937" w14:textId="783A055A" w:rsidR="00AA04DD" w:rsidRDefault="00AF25F3" w:rsidP="004E3F43">
      <w:pPr>
        <w:pStyle w:val="Bibliography"/>
        <w:rPr>
          <w:b/>
          <w:bCs/>
        </w:rPr>
      </w:pPr>
      <w:r>
        <w:rPr>
          <w:b/>
          <w:bCs/>
        </w:rPr>
        <w:fldChar w:fldCharType="end"/>
      </w:r>
    </w:p>
    <w:p>
      <w:pPr>
        <w:pStyle w:val="Bibliography"/>
        <w:rPr>
          <w:ins w:id="90025" w:author="Claude" w:date="2026-10-14T12:00:00Z"/>
        </w:rPr>
      </w:pPr>
      <w:commentRangeStart w:id="802"/>
      <w:ins w:id="90026" w:author="Claude" w:date="2026-10-14T12:00:00Z">
        <w:r>
          <w:rPr>
            <w:rFonts w:eastAsiaTheme="minorHAnsi"/>
          </w:rPr>
          <w:t xml:space="preserve">(51)	</w:t>
        </w:r>
        <w:r>
          <w:rPr>
            <w:rFonts w:eastAsiaTheme="minorHAnsi"/>
          </w:rPr>
          <w:t xml:space="preserve">Quik, J. T. K.; van Breemen, P.; Hids, A. R.; van Loon, S.; Mintenig, S. M.; Koelmans, A. A. </w:t>
        </w:r>
        <w:r>
          <w:rPr>
            <w:rFonts w:eastAsiaTheme="minorHAnsi"/>
            <w:i/>
            <w:iCs/>
          </w:rPr>
          <w:t xml:space="preserve">Screening Level Ecological Risk Assessment of Microplastics in Dutch Surface Waters</w:t>
        </w:r>
        <w:r>
          <w:rPr>
            <w:rFonts w:eastAsiaTheme="minorHAnsi"/>
          </w:rPr>
          <w:t xml:space="preserve">; RIVM Letter Report 2026-0069; National Institute for Public Health and the Environment (RIVM): Bilthoven, 2026. https://doi.org/10.21945/RIVM-2026-0069. Data and code: https://github.com/rivm-syso/MicroplasticsERA_water.</w:t>
        </w:r>
      </w:ins>
      <w:commentRangeEnd w:id="802"/>
      <w:r>
        <w:rPr>
          <w:rStyle w:val="CommentReference"/>
        </w:rPr>
        <w:commentReference w:id="802"/>
      </w:r>
    </w:p>
    <w:p>
      <w:pPr>
        <w:pStyle w:val="Bibliography"/>
        <w:rPr>
          <w:ins w:id="90027" w:author="Claude" w:date="2026-10-14T12:00:00Z"/>
        </w:rPr>
      </w:pPr>
      <w:ins w:id="90028" w:author="Claude" w:date="2026-10-14T12:00:00Z">
        <w:r>
          <w:rPr>
            <w:rFonts w:eastAsiaTheme="minorHAnsi"/>
          </w:rPr>
          <w:t xml:space="preserve">(52)	</w:t>
        </w:r>
        <w:r>
          <w:rPr>
            <w:rFonts w:eastAsiaTheme="minorHAnsi"/>
          </w:rPr>
          <w:t xml:space="preserve">Mintenig, S. M.; Kooi, M.; Erich, M. W.; Primpke, S.; Redondo-Hasselerharm, P. E.; Dekker, S. C.; Koelmans, A. A.; van Wezel, A. P. A Systems Approach to Understand Microplastic Occurrence and Variability in Dutch Riverine Surface Waters. </w:t>
        </w:r>
        <w:r>
          <w:rPr>
            <w:rFonts w:eastAsiaTheme="minorHAnsi"/>
            <w:i/>
            <w:iCs/>
          </w:rPr>
          <w:t xml:space="preserve">Water Research</w:t>
        </w:r>
        <w:r>
          <w:rPr>
            <w:rFonts w:eastAsiaTheme="minorHAnsi"/>
          </w:rPr>
          <w:t xml:space="preserve"> </w:t>
        </w:r>
        <w:r>
          <w:rPr>
            <w:rFonts w:eastAsiaTheme="minorHAnsi"/>
            <w:b/>
            <w:bCs/>
          </w:rPr>
          <w:t xml:space="preserve">2020</w:t>
        </w:r>
        <w:r>
          <w:rPr>
            <w:rFonts w:eastAsiaTheme="minorHAnsi"/>
          </w:rPr>
          <w:t xml:space="preserve">, </w:t>
        </w:r>
        <w:r>
          <w:rPr>
            <w:rFonts w:eastAsiaTheme="minorHAnsi"/>
            <w:i/>
            <w:iCs/>
          </w:rPr>
          <w:t xml:space="preserve">176</w:t>
        </w:r>
        <w:r>
          <w:rPr>
            <w:rFonts w:eastAsiaTheme="minorHAnsi"/>
          </w:rPr>
          <w:t xml:space="preserve">, 115723. https://doi.org/10.1016/j.watres.2020.115723.</w:t>
        </w:r>
      </w:ins>
    </w:p>
    <w:p>
      <w:pPr>
        <w:pStyle w:val="Bibliography"/>
        <w:rPr>
          <w:ins w:id="90029" w:author="Claude" w:date="2026-10-14T12:00:00Z"/>
        </w:rPr>
      </w:pPr>
      <w:ins w:id="90030" w:author="Claude" w:date="2026-10-14T12:00:00Z">
        <w:r>
          <w:rPr>
            <w:rFonts w:eastAsiaTheme="minorHAnsi"/>
          </w:rPr>
          <w:t xml:space="preserve">(53)	</w:t>
        </w:r>
        <w:r>
          <w:rPr>
            <w:rFonts w:eastAsiaTheme="minorHAnsi"/>
          </w:rPr>
          <w:t xml:space="preserve">Mughini-Gras, L.; van der Plaats, R. Q. J.; van der Wielen, P. W. J. J.; Bauerlein, P. S.; de Roda Husman, A. M. Riverine Microplastic and Microbial Community Compositions: A Field Study in the Netherlands. </w:t>
        </w:r>
        <w:r>
          <w:rPr>
            <w:rFonts w:eastAsiaTheme="minorHAnsi"/>
            <w:i/>
            <w:iCs/>
          </w:rPr>
          <w:t xml:space="preserve">Water Research</w:t>
        </w:r>
        <w:r>
          <w:rPr>
            <w:rFonts w:eastAsiaTheme="minorHAnsi"/>
          </w:rPr>
          <w:t xml:space="preserve"> </w:t>
        </w:r>
        <w:r>
          <w:rPr>
            <w:rFonts w:eastAsiaTheme="minorHAnsi"/>
            <w:b/>
            <w:bCs/>
          </w:rPr>
          <w:t xml:space="preserve">2021</w:t>
        </w:r>
        <w:r>
          <w:rPr>
            <w:rFonts w:eastAsiaTheme="minorHAnsi"/>
          </w:rPr>
          <w:t xml:space="preserve">, </w:t>
        </w:r>
        <w:r>
          <w:rPr>
            <w:rFonts w:eastAsiaTheme="minorHAnsi"/>
            <w:i/>
            <w:iCs/>
          </w:rPr>
          <w:t xml:space="preserve">192</w:t>
        </w:r>
        <w:r>
          <w:rPr>
            <w:rFonts w:eastAsiaTheme="minorHAnsi"/>
          </w:rPr>
          <w:t xml:space="preserve">, 116852. https://doi.org/10.1016/j.watres.2021.116852.</w:t>
        </w:r>
      </w:ins>
    </w:p>
    <w:p>
      <w:pPr>
        <w:pStyle w:val="Bibliography"/>
        <w:rPr>
          <w:ins w:id="90031" w:author="Claude" w:date="2026-10-14T12:00:00Z"/>
        </w:rPr>
      </w:pPr>
      <w:ins w:id="90032" w:author="Claude" w:date="2026-10-14T12:00:00Z">
        <w:r>
          <w:rPr>
            <w:rFonts w:eastAsiaTheme="minorHAnsi"/>
          </w:rPr>
          <w:t xml:space="preserve">(54)	</w:t>
        </w:r>
        <w:r>
          <w:rPr>
            <w:rFonts w:eastAsiaTheme="minorHAnsi"/>
          </w:rPr>
          <w:t xml:space="preserve">Mintenig, S. M.; Hunnestad, A.; Koelmans, A. A. </w:t>
        </w:r>
        <w:r>
          <w:rPr>
            <w:rFonts w:eastAsiaTheme="minorHAnsi"/>
            <w:i/>
            <w:iCs/>
          </w:rPr>
          <w:t xml:space="preserve">Microplastics in het oppervlaktewater van de Dommel</w:t>
        </w:r>
        <w:r>
          <w:rPr>
            <w:rFonts w:eastAsiaTheme="minorHAnsi"/>
          </w:rPr>
          <w:t xml:space="preserve">; Wageningen University &amp; Research, 2025.</w:t>
        </w:r>
      </w:ins>
    </w:p>
    <w:p>
      <w:pPr>
        <w:pStyle w:val="Bibliography"/>
        <w:rPr>
          <w:ins w:id="90033" w:author="Claude" w:date="2026-10-14T12:00:00Z"/>
        </w:rPr>
      </w:pPr>
      <w:ins w:id="90034" w:author="Claude" w:date="2026-10-14T12:00:00Z">
        <w:r>
          <w:rPr>
            <w:rFonts w:eastAsiaTheme="minorHAnsi"/>
          </w:rPr>
          <w:t xml:space="preserve">(55)	</w:t>
        </w:r>
        <w:r>
          <w:rPr>
            <w:rFonts w:eastAsiaTheme="minorHAnsi"/>
          </w:rPr>
          <w:t xml:space="preserve">Aban, I. B.; Meerschaert, M. M.; Panorska, A. K. Parameter Estimation for the Truncated Pareto Distribution. </w:t>
        </w:r>
        <w:r>
          <w:rPr>
            <w:rFonts w:eastAsiaTheme="minorHAnsi"/>
            <w:i/>
            <w:iCs/>
          </w:rPr>
          <w:t xml:space="preserve">Journal of the American Statistical Association</w:t>
        </w:r>
        <w:r>
          <w:rPr>
            <w:rFonts w:eastAsiaTheme="minorHAnsi"/>
          </w:rPr>
          <w:t xml:space="preserve"> </w:t>
        </w:r>
        <w:r>
          <w:rPr>
            <w:rFonts w:eastAsiaTheme="minorHAnsi"/>
            <w:b/>
            <w:bCs/>
          </w:rPr>
          <w:t xml:space="preserve">2006</w:t>
        </w:r>
        <w:r>
          <w:rPr>
            <w:rFonts w:eastAsiaTheme="minorHAnsi"/>
          </w:rPr>
          <w:t xml:space="preserve">, </w:t>
        </w:r>
        <w:r>
          <w:rPr>
            <w:rFonts w:eastAsiaTheme="minorHAnsi"/>
            <w:i/>
            <w:iCs/>
          </w:rPr>
          <w:t xml:space="preserve">101</w:t>
        </w:r>
        <w:r>
          <w:rPr>
            <w:rFonts w:eastAsiaTheme="minorHAnsi"/>
          </w:rPr>
          <w:t xml:space="preserve"> (473), 270–277. https://doi.org/10.1198/016214505000000411.</w:t>
        </w:r>
      </w:ins>
    </w:p>
    <w:p>
      <w:pPr>
        <w:pStyle w:val="Bibliography"/>
        <w:rPr>
          <w:ins w:id="90035" w:author="Claude" w:date="2026-10-14T12:00:00Z"/>
        </w:rPr>
      </w:pPr>
      <w:ins w:id="90036" w:author="Claude" w:date="2026-10-14T12:00:00Z">
        <w:r>
          <w:rPr>
            <w:rFonts w:eastAsiaTheme="minorHAnsi"/>
          </w:rPr>
          <w:t xml:space="preserve">(56)	</w:t>
        </w:r>
        <w:r>
          <w:rPr>
            <w:rFonts w:eastAsiaTheme="minorHAnsi"/>
          </w:rPr>
          <w:t xml:space="preserve">Deluca, A.; Corral, Á. Fitting and Goodness-of-Fit Test of Non-Truncated and Truncated Power-Law Distributions. </w:t>
        </w:r>
        <w:r>
          <w:rPr>
            <w:rFonts w:eastAsiaTheme="minorHAnsi"/>
            <w:i/>
            <w:iCs/>
          </w:rPr>
          <w:t xml:space="preserve">Acta Geophysica</w:t>
        </w:r>
        <w:r>
          <w:rPr>
            <w:rFonts w:eastAsiaTheme="minorHAnsi"/>
          </w:rPr>
          <w:t xml:space="preserve"> </w:t>
        </w:r>
        <w:r>
          <w:rPr>
            <w:rFonts w:eastAsiaTheme="minorHAnsi"/>
            <w:b/>
            <w:bCs/>
          </w:rPr>
          <w:t xml:space="preserve">2013</w:t>
        </w:r>
        <w:r>
          <w:rPr>
            <w:rFonts w:eastAsiaTheme="minorHAnsi"/>
          </w:rPr>
          <w:t xml:space="preserve">, </w:t>
        </w:r>
        <w:r>
          <w:rPr>
            <w:rFonts w:eastAsiaTheme="minorHAnsi"/>
            <w:i/>
            <w:iCs/>
          </w:rPr>
          <w:t xml:space="preserve">61</w:t>
        </w:r>
        <w:r>
          <w:rPr>
            <w:rFonts w:eastAsiaTheme="minorHAnsi"/>
          </w:rPr>
          <w:t xml:space="preserve"> (6), 1351–1394. https://doi.org/10.2478/s11600-013-0154-9.</w:t>
        </w:r>
      </w:ins>
    </w:p>
    <w:p>
      <w:pPr>
        <w:pStyle w:val="Bibliography"/>
        <w:rPr>
          <w:ins w:id="90037" w:author="Claude" w:date="2026-10-14T12:00:00Z"/>
        </w:rPr>
      </w:pPr>
      <w:ins w:id="90038" w:author="Claude" w:date="2026-10-14T12:00:00Z">
        <w:r>
          <w:rPr>
            <w:rFonts w:eastAsiaTheme="minorHAnsi"/>
          </w:rPr>
          <w:t xml:space="preserve">(57)	</w:t>
        </w:r>
        <w:r>
          <w:rPr>
            <w:rFonts w:eastAsiaTheme="minorHAnsi"/>
          </w:rPr>
          <w:t xml:space="preserve">Clauset, A.; Shalizi, C. R.; Newman, M. E. J. Power-Law Distributions in Empirical Data. </w:t>
        </w:r>
        <w:r>
          <w:rPr>
            <w:rFonts w:eastAsiaTheme="minorHAnsi"/>
            <w:i/>
            <w:iCs/>
          </w:rPr>
          <w:t xml:space="preserve">SIAM Review</w:t>
        </w:r>
        <w:r>
          <w:rPr>
            <w:rFonts w:eastAsiaTheme="minorHAnsi"/>
          </w:rPr>
          <w:t xml:space="preserve"> </w:t>
        </w:r>
        <w:r>
          <w:rPr>
            <w:rFonts w:eastAsiaTheme="minorHAnsi"/>
            <w:b/>
            <w:bCs/>
          </w:rPr>
          <w:t xml:space="preserve">2009</w:t>
        </w:r>
        <w:r>
          <w:rPr>
            <w:rFonts w:eastAsiaTheme="minorHAnsi"/>
          </w:rPr>
          <w:t xml:space="preserve">, </w:t>
        </w:r>
        <w:r>
          <w:rPr>
            <w:rFonts w:eastAsiaTheme="minorHAnsi"/>
            <w:i/>
            <w:iCs/>
          </w:rPr>
          <w:t xml:space="preserve">51</w:t>
        </w:r>
        <w:r>
          <w:rPr>
            <w:rFonts w:eastAsiaTheme="minorHAnsi"/>
          </w:rPr>
          <w:t xml:space="preserve"> (4), 661–703. https://doi.org/10.1137/070710111.</w:t>
        </w:r>
      </w:ins>
    </w:p>
    <w:p>
      <w:pPr>
        <w:pStyle w:val="Bibliography"/>
        <w:rPr>
          <w:ins w:id="90039" w:author="Claude" w:date="2026-10-14T12:00:00Z"/>
        </w:rPr>
      </w:pPr>
      <w:ins w:id="90040" w:author="Claude" w:date="2026-10-14T12:00:00Z">
        <w:r>
          <w:rPr>
            <w:rFonts w:eastAsiaTheme="minorHAnsi"/>
          </w:rPr>
          <w:t xml:space="preserve">(58)	</w:t>
        </w:r>
        <w:r>
          <w:rPr>
            <w:rFonts w:eastAsiaTheme="minorHAnsi"/>
          </w:rPr>
          <w:t xml:space="preserve">Edwards, A. M.; Robinson, J. P. W.; Plank, M. J.; Baum, J. K.; Blanchard, J. L. Testing and Recommending Methods for Fitting Size Spectra to Data. </w:t>
        </w:r>
        <w:r>
          <w:rPr>
            <w:rFonts w:eastAsiaTheme="minorHAnsi"/>
            <w:i/>
            <w:iCs/>
          </w:rPr>
          <w:t xml:space="preserve">Methods in Ecology and Evolution</w:t>
        </w:r>
        <w:r>
          <w:rPr>
            <w:rFonts w:eastAsiaTheme="minorHAnsi"/>
          </w:rPr>
          <w:t xml:space="preserve"> </w:t>
        </w:r>
        <w:r>
          <w:rPr>
            <w:rFonts w:eastAsiaTheme="minorHAnsi"/>
            <w:b/>
            <w:bCs/>
          </w:rPr>
          <w:t xml:space="preserve">2017</w:t>
        </w:r>
        <w:r>
          <w:rPr>
            <w:rFonts w:eastAsiaTheme="minorHAnsi"/>
          </w:rPr>
          <w:t xml:space="preserve">, </w:t>
        </w:r>
        <w:r>
          <w:rPr>
            <w:rFonts w:eastAsiaTheme="minorHAnsi"/>
            <w:i/>
            <w:iCs/>
          </w:rPr>
          <w:t xml:space="preserve">8</w:t>
        </w:r>
        <w:r>
          <w:rPr>
            <w:rFonts w:eastAsiaTheme="minorHAnsi"/>
          </w:rPr>
          <w:t xml:space="preserve"> (1), 57–67. https://doi.org/10.1111/2041-210X.12641.</w:t>
        </w:r>
      </w:ins>
    </w:p>
    <w:p w14:paraId="443D4D1B" w14:textId="77777777" w:rsidR="00E207A0" w:rsidRDefault="00E207A0" w:rsidP="00E207A0"/>
    <w:p w14:paraId="38788F0E" w14:textId="77777777" w:rsidR="00E207A0" w:rsidRDefault="00E207A0" w:rsidP="00E207A0"/>
    <w:p w14:paraId="2D4A6EDD" w14:textId="77777777" w:rsidR="00E207A0" w:rsidRDefault="00E207A0" w:rsidP="00E207A0"/>
    <w:p w14:paraId="291FC6B0" w14:textId="7E761507" w:rsidR="00E207A0" w:rsidRPr="00E207A0" w:rsidRDefault="00E207A0" w:rsidP="00E207A0">
      <w:pPr>
        <w:rPr>
          <w:b/>
          <w:bCs/>
        </w:rPr>
      </w:pPr>
      <w:r>
        <w:rPr>
          <w:b/>
          <w:bCs/>
        </w:rPr>
        <w:t>Acknowledgements</w:t>
      </w:r>
    </w:p>
    <w:p w14:paraId="69E954DD" w14:textId="49FC1C56" w:rsidR="00E207A0" w:rsidRDefault="00E207A0" w:rsidP="00E207A0">
      <w:r>
        <w:t xml:space="preserve">We are deeply indebted to the volunteers that helped with both the labwork and fieldwork for this project. </w:t>
      </w:r>
    </w:p>
    <w:p w14:paraId="25F8E485" w14:textId="77777777" w:rsidR="00E207A0" w:rsidRDefault="00E207A0" w:rsidP="00E207A0"/>
    <w:p w14:paraId="7B2658DB" w14:textId="77777777" w:rsidR="00E207A0" w:rsidRDefault="00E207A0" w:rsidP="00E207A0"/>
    <w:p w14:paraId="6C479948" w14:textId="13CFA2D9" w:rsidR="00E207A0" w:rsidRDefault="00E207A0" w:rsidP="00E207A0">
      <w:r>
        <w:rPr>
          <w:b/>
          <w:bCs/>
        </w:rPr>
        <w:t>Conflict of Interest Statement</w:t>
      </w:r>
      <w:r>
        <w:br/>
        <w:t>The authors declare no conflict of interest</w:t>
      </w:r>
    </w:p>
    <w:p w14:paraId="409CB606" w14:textId="77777777" w:rsidR="00E207A0" w:rsidRDefault="00E207A0" w:rsidP="00E207A0"/>
    <w:p w14:paraId="434193CC" w14:textId="77777777" w:rsidR="00E207A0" w:rsidRDefault="00E207A0" w:rsidP="00E207A0">
      <w:pPr>
        <w:rPr>
          <w:b/>
          <w:bCs/>
        </w:rPr>
      </w:pPr>
      <w:r>
        <w:rPr>
          <w:b/>
          <w:bCs/>
        </w:rPr>
        <w:t>Code Availability</w:t>
      </w:r>
    </w:p>
    <w:p w14:paraId="45CFD86B" w14:textId="1FA70C2A" w:rsidR="00E207A0" w:rsidRPr="00B0161D" w:rsidRDefault="00E207A0" w:rsidP="00E207A0">
      <w:r>
        <w:t xml:space="preserve">All data and code used in this study are available at </w:t>
      </w:r>
      <w:hyperlink r:id="rId17" w:history="1">
        <w:r>
          <w:rPr>
            <w:rStyle w:val="Hyperlink"/>
          </w:rPr>
          <w:t>https://github.com/mssavoca/W2W_river_plastics</w:t>
        </w:r>
      </w:hyperlink>
      <w:r>
        <w:t>.</w:t>
      </w:r>
      <w:ins w:id="90024" w:author="Claude" w:date="2026-10-14T12:00:00Z">
        <w:r>
          <w:t xml:space="preserve"> The Dutch-river benchmark analysis (R/rivm_utils.R and R/rivm_benchmark.qmd) and its derived data tables (data_output/rivm_benchmark_*_v1.csv; data_input/external/rivm/derived/) are included. Raw Dutch data and code are available from the RIVM repository (https://github.com/rivm-syso/MicroplasticsERA_water; EUPL-1.2) and are not redistributed here; some underlying particle data (Bäuerlein et al.) are not publicly available.</w:t>
        </w:r>
      </w:ins>
    </w:p>
    <w:p w14:paraId="5E24C25F" w14:textId="77777777" w:rsidR="00E207A0" w:rsidRPr="00E207A0" w:rsidRDefault="00E207A0" w:rsidP="00E207A0"/>
    <w:sectPr w:rsidR="00E207A0" w:rsidRPr="00E207A0" w:rsidSect="00181D98">
      <w:footerReference w:type="even" r:id="rId18"/>
      <w:footerReference w:type="default" r:id="rId1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ffin, Scott@OEHHA" w:date="2026-09-25T16:48:00Z" w:initials="SC">
    <w:p w14:paraId="61910D1B" w14:textId="77777777" w:rsidR="00891262" w:rsidRDefault="00891262" w:rsidP="00891262">
      <w:pPr>
        <w:pStyle w:val="CommentText"/>
      </w:pPr>
      <w:r>
        <w:rPr>
          <w:rStyle w:val="CommentReference"/>
        </w:rPr>
        <w:annotationRef/>
      </w:r>
      <w:r>
        <w:t>Median?</w:t>
      </w:r>
    </w:p>
  </w:comment>
  <w:comment w:id="2" w:author="Coffin, Scott@OEHHA" w:date="2026-09-25T16:53:00Z" w:initials="SC">
    <w:p w14:paraId="0FE076B1" w14:textId="77777777" w:rsidR="00C95820" w:rsidRDefault="00C95820" w:rsidP="00C95820">
      <w:pPr>
        <w:pStyle w:val="CommentText"/>
      </w:pPr>
      <w:r>
        <w:rPr>
          <w:rStyle w:val="CommentReference"/>
        </w:rPr>
        <w:annotationRef/>
      </w:r>
      <w:hyperlink r:id="rId1" w:history="1">
        <w:r w:rsidRPr="00724B96">
          <w:rPr>
            <w:rStyle w:val="Hyperlink"/>
          </w:rPr>
          <w:t>https://pubs.acs.org/doi/10.1021/acs.estlett.9b00379</w:t>
        </w:r>
      </w:hyperlink>
      <w:r>
        <w:t xml:space="preserve"> and </w:t>
      </w:r>
      <w:hyperlink r:id="rId2" w:history="1">
        <w:r w:rsidRPr="00724B96">
          <w:rPr>
            <w:rStyle w:val="Hyperlink"/>
          </w:rPr>
          <w:t>https://doi.org/10.1021/acs.est.0c02982</w:t>
        </w:r>
      </w:hyperlink>
    </w:p>
  </w:comment>
  <w:comment w:id="5" w:author="Win Cowger" w:date="2026-01-27T02:25:00Z" w:initials="WC">
    <w:p w14:paraId="1173B183" w14:textId="0298C8DD" w:rsidR="00A16BAE" w:rsidRDefault="00A16BAE" w:rsidP="00A16BAE">
      <w:pPr>
        <w:pStyle w:val="CommentText"/>
      </w:pPr>
      <w:r>
        <w:rPr>
          <w:rStyle w:val="CommentReference"/>
        </w:rPr>
        <w:annotationRef/>
      </w:r>
      <w:r>
        <w:t xml:space="preserve">Recommend adding % urban land use upstream or population as those are reproducible metrics for other studies. </w:t>
      </w:r>
    </w:p>
  </w:comment>
  <w:comment w:id="6" w:author="Coffin, Scott@OEHHA" w:date="2026-09-25T17:00:00Z" w:initials="SC">
    <w:p w14:paraId="23732402" w14:textId="77777777" w:rsidR="00FB2DCB" w:rsidRDefault="00FB2DCB" w:rsidP="00FB2DCB">
      <w:pPr>
        <w:pStyle w:val="CommentText"/>
      </w:pPr>
      <w:r>
        <w:rPr>
          <w:rStyle w:val="CommentReference"/>
        </w:rPr>
        <w:annotationRef/>
      </w:r>
      <w:r>
        <w:t xml:space="preserve">Was there a clothing policy for collection? </w:t>
      </w:r>
    </w:p>
  </w:comment>
  <w:comment w:id="7" w:author="Coffin, Scott@OEHHA" w:date="2026-09-25T16:58:00Z" w:initials="SC">
    <w:p w14:paraId="29DAE271" w14:textId="77777777" w:rsidR="00E25752" w:rsidRDefault="00E25752" w:rsidP="00E25752">
      <w:pPr>
        <w:pStyle w:val="CommentText"/>
      </w:pPr>
      <w:r>
        <w:rPr>
          <w:rStyle w:val="CommentReference"/>
        </w:rPr>
        <w:annotationRef/>
      </w:r>
      <w:r>
        <w:t>Were they refrigerated? Blocked from sunlight? It’s possible they could have fragmented during storage - increasing the power law slope and influencing the extrapolation</w:t>
      </w:r>
    </w:p>
  </w:comment>
  <w:comment w:id="15" w:author="Coffin, Scott@OEHHA" w:date="2026-09-25T17:00:00Z" w:initials="SC">
    <w:p w14:paraId="24F9D68B" w14:textId="77777777" w:rsidR="00332EAE" w:rsidRDefault="00332EAE" w:rsidP="00332EAE">
      <w:pPr>
        <w:pStyle w:val="CommentText"/>
      </w:pPr>
      <w:r>
        <w:rPr>
          <w:rStyle w:val="CommentReference"/>
        </w:rPr>
        <w:annotationRef/>
      </w:r>
      <w:r>
        <w:t xml:space="preserve">Cite </w:t>
      </w:r>
      <w:hyperlink r:id="rId3" w:history="1">
        <w:r w:rsidRPr="00780D80">
          <w:rPr>
            <w:rStyle w:val="Hyperlink"/>
          </w:rPr>
          <w:t>https://www.waterboards.ca.gov/drinking_water/certlic/drinkingwater/documents/microplastics/swb-mp1-rev1.pdf</w:t>
        </w:r>
      </w:hyperlink>
    </w:p>
  </w:comment>
  <w:comment w:id="18" w:author="Coffin, Scott@OEHHA" w:date="2026-09-25T17:06:00Z" w:initials="SC">
    <w:p w14:paraId="1A8A4691" w14:textId="77777777" w:rsidR="00C81861" w:rsidRDefault="00C81861" w:rsidP="00C81861">
      <w:pPr>
        <w:pStyle w:val="CommentText"/>
      </w:pPr>
      <w:r>
        <w:rPr>
          <w:rStyle w:val="CommentReference"/>
        </w:rPr>
        <w:annotationRef/>
      </w:r>
      <w:r>
        <w:t>Define power law equation here</w:t>
      </w:r>
    </w:p>
  </w:comment>
  <w:comment w:id="19" w:author="Coffin, Scott@OEHHA" w:date="2026-09-25T17:02:00Z" w:initials="SC">
    <w:p w14:paraId="1EEE97A0" w14:textId="77777777" w:rsidR="008F6D0E" w:rsidRDefault="008F6D0E" w:rsidP="008F6D0E">
      <w:pPr>
        <w:pStyle w:val="CommentText"/>
      </w:pPr>
      <w:r>
        <w:rPr>
          <w:rStyle w:val="CommentReference"/>
        </w:rPr>
        <w:annotationRef/>
      </w:r>
      <w:r>
        <w:t>Should define the CF equation</w:t>
      </w:r>
    </w:p>
  </w:comment>
  <w:comment w:id="20" w:author="Matthew Scott Savoca" w:date="2026-09-02T15:58:00Z" w:initials="MS">
    <w:p w14:paraId="05262264" w14:textId="77777777" w:rsidR="004E3F43" w:rsidRDefault="00DD7852" w:rsidP="004E3F43">
      <w:r>
        <w:rPr>
          <w:rStyle w:val="CommentReference"/>
        </w:rPr>
        <w:annotationRef/>
      </w:r>
      <w:r w:rsidR="004E3F43">
        <w:rPr>
          <w:rFonts w:asciiTheme="minorHAnsi" w:eastAsiaTheme="minorHAnsi" w:hAnsiTheme="minorHAnsi" w:cstheme="minorBidi"/>
          <w:kern w:val="2"/>
          <w:sz w:val="20"/>
          <w:szCs w:val="20"/>
          <w14:ligatures w14:val="standardContextual"/>
        </w:rPr>
        <w:t>Hazel can you share what package version you used?</w:t>
      </w:r>
    </w:p>
  </w:comment>
  <w:comment w:id="23" w:author="Coffin, Scott@OEHHA" w:date="2026-09-25T17:08:00Z" w:initials="SC">
    <w:p w14:paraId="1232A72F" w14:textId="77777777" w:rsidR="000568BE" w:rsidRDefault="000568BE" w:rsidP="000568BE">
      <w:pPr>
        <w:pStyle w:val="CommentText"/>
      </w:pPr>
      <w:r>
        <w:rPr>
          <w:rStyle w:val="CommentReference"/>
        </w:rPr>
        <w:annotationRef/>
      </w:r>
      <w:r>
        <w:t>We should simply report one metric (the differential-slope) in the manuscript - too confusing to report two, bc differential-slop is just the CPSD a’ - 1 - and is indeed non-standard.</w:t>
      </w:r>
    </w:p>
  </w:comment>
  <w:comment w:id="24" w:author="Coffin, Scott@OEHHA" w:date="2026-09-25T17:10:00Z" w:initials="SC">
    <w:p w14:paraId="7CFA55BB" w14:textId="77777777" w:rsidR="004851DF" w:rsidRDefault="004851DF" w:rsidP="004851DF">
      <w:pPr>
        <w:pStyle w:val="CommentText"/>
      </w:pPr>
      <w:r>
        <w:rPr>
          <w:rStyle w:val="CommentReference"/>
        </w:rPr>
        <w:annotationRef/>
      </w:r>
      <w:r>
        <w:t xml:space="preserve">Curious how long each of these samples sat before analysis… </w:t>
      </w:r>
    </w:p>
  </w:comment>
  <w:comment w:id="25" w:author="Coffin, Scott@OEHHA" w:date="2026-09-25T17:10:00Z" w:initials="SC">
    <w:p w14:paraId="56549A1C" w14:textId="77777777" w:rsidR="007268B8" w:rsidRDefault="007268B8" w:rsidP="007268B8">
      <w:pPr>
        <w:pStyle w:val="CommentText"/>
      </w:pPr>
      <w:r>
        <w:rPr>
          <w:rStyle w:val="CommentReference"/>
        </w:rPr>
        <w:annotationRef/>
      </w:r>
      <w:r>
        <w:t>Report median and IQR</w:t>
      </w:r>
    </w:p>
  </w:comment>
  <w:comment w:id="26" w:author="Coffin, Scott@OEHHA" w:date="2026-09-25T17:12:00Z" w:initials="SC">
    <w:p w14:paraId="6342C60E" w14:textId="77777777" w:rsidR="002B04DD" w:rsidRDefault="002B04DD" w:rsidP="002B04DD">
      <w:pPr>
        <w:pStyle w:val="CommentText"/>
      </w:pPr>
      <w:r>
        <w:rPr>
          <w:rStyle w:val="CommentReference"/>
        </w:rPr>
        <w:annotationRef/>
      </w:r>
      <w:r>
        <w:t>We should report the two-segment correction factor and extrapolated concentrations here - since they’re preferred</w:t>
      </w:r>
    </w:p>
  </w:comment>
  <w:comment w:id="801" w:author="Claude" w:date="2026-10-17T08:25:59Z" w:initials="C">
    <w:p w14:paraId="1DEE42AB" w14:textId="77777777">
      <w:r>
        <w:rPr>
          <w:rStyle w:val="CommentReference"/>
        </w:rPr>
        <w:annotationRef/>
      </w:r>
      <w:r>
        <w:rPr>
          <w:color w:val="000000"/>
          <w:sz w:val="20"/>
          <w:szCs w:val="20"/>
        </w:rPr>
        <w:t xml:space="preserve">Per-sample concentrations are now rebuilt from each sample's quality-controlled particle records, scaled by its aliquot extrapolation factor (56 river samples with particle data; FLAGGED for lab confirmation, see Methods). They do not match Table 1 or the 0.33 L-1 / 57-sample figures in this draft. Reconcile the sample set and QC filter before submission; all numbers regenerate from data_output/psd_rescaling_params.json.</w:t>
      </w:r>
    </w:p>
  </w:comment>
  <w:comment w:id="802" w:author="Claude" w:date="2026-10-17T08:26:00Z" w:initials="C">
    <w:p w14:paraId="65EF391B" w14:textId="77777777">
      <w:r>
        <w:rPr>
          <w:rStyle w:val="CommentReference"/>
        </w:rPr>
        <w:annotationRef/>
      </w:r>
      <w:r>
        <w:rPr>
          <w:color w:val="000000"/>
          <w:sz w:val="20"/>
          <w:szCs w:val="20"/>
        </w:rPr>
        <w:t xml:space="preserve">Refs 51-58 were added as plain text outside the Zotero bibliography field, and their in-text citations are plain superscripts. Insert them via Zotero; they are first cited in Methods, so ACS order-of-appearance numbering will shift.</w:t>
      </w:r>
    </w:p>
  </w:comment>
  <w:comment w:id="803" w:author="Claude" w:date="2026-10-17T08:26:01Z" w:initials="C">
    <w:p w14:paraId="76FFDF1B" w14:textId="77777777">
      <w:r>
        <w:rPr>
          <w:rStyle w:val="CommentReference"/>
        </w:rPr>
        <w:annotationRef/>
      </w:r>
      <w:r>
        <w:rPr>
          <w:color w:val="000000"/>
          <w:sz w:val="20"/>
          <w:szCs w:val="20"/>
        </w:rPr>
        <w:t xml:space="preserve">Done: replaced with the river-level median (IQR) of our slopes versus the medians of Dutch water-based FTIR and LDIR fits (new Fig. 8). The suspended-solids (per-mass) uFTIR data of ref. 23 are now explicitly distinguished from the water-column data.</w:t>
      </w:r>
    </w:p>
  </w:comment>
  <w:comment w:id="804" w:author="Claude" w:date="2026-10-17T08:26:02Z" w:initials="C">
    <w:p w14:paraId="5376BF2A" w14:textId="77777777">
      <w:r>
        <w:rPr>
          <w:rStyle w:val="CommentReference"/>
        </w:rPr>
        <w:annotationRef/>
      </w:r>
      <w:r>
        <w:rPr>
          <w:color w:val="000000"/>
          <w:sz w:val="20"/>
          <w:szCs w:val="20"/>
        </w:rPr>
        <w:t xml:space="preserve">Figure regenerated from the production pipeline (2026-10-17): power-law fits now use maximum likelihood on the fixed 100-500 um window (C-PSD fits kept as a comparison). Check the caption wording against the new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10D1B" w15:done="0"/>
  <w15:commentEx w15:paraId="0FE076B1" w15:done="0"/>
  <w15:commentEx w15:paraId="1173B183" w15:done="0"/>
  <w15:commentEx w15:paraId="23732402" w15:done="0"/>
  <w15:commentEx w15:paraId="29DAE271" w15:done="0"/>
  <w15:commentEx w15:paraId="24F9D68B" w15:done="0"/>
  <w15:commentEx w15:paraId="1A8A4691" w15:done="0"/>
  <w15:commentEx w15:paraId="1EEE97A0" w15:done="0"/>
  <w15:commentEx w15:paraId="05262264" w15:done="0"/>
  <w15:commentEx w15:paraId="1232A72F" w15:done="0"/>
  <w15:commentEx w15:paraId="7CFA55BB" w15:done="0"/>
  <w15:commentEx w15:paraId="56549A1C" w15:done="0"/>
  <w15:commentEx w15:paraId="6342C60E" w15:done="0"/>
  <w15:commentEx w15:paraId="1DEE42AB" w15:done="0"/>
  <w15:commentEx w15:paraId="65EF391B" w15:done="0"/>
  <w15:commentEx w15:paraId="76FFDF1B" w15:paraIdParent="56549A1C" w15:done="0"/>
  <w15:commentEx w15:paraId="5376B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B5FB83" w16cex:dateUtc="2026-09-25T23:48:00Z"/>
  <w16cex:commentExtensible w16cex:durableId="562449F4" w16cex:dateUtc="2026-09-25T23:53:00Z"/>
  <w16cex:commentExtensible w16cex:durableId="262A572E" w16cex:dateUtc="2026-01-27T01:25:00Z"/>
  <w16cex:commentExtensible w16cex:durableId="18D0C5CF" w16cex:dateUtc="2026-09-26T00:00:00Z"/>
  <w16cex:commentExtensible w16cex:durableId="5CEF1CA1" w16cex:dateUtc="2026-09-25T23:58:00Z"/>
  <w16cex:commentExtensible w16cex:durableId="63651521" w16cex:dateUtc="2026-09-26T00:00:00Z"/>
  <w16cex:commentExtensible w16cex:durableId="5DB1E798" w16cex:dateUtc="2026-09-26T00:06:00Z"/>
  <w16cex:commentExtensible w16cex:durableId="2705CB43" w16cex:dateUtc="2026-09-26T00:02:00Z"/>
  <w16cex:commentExtensible w16cex:durableId="1719AB7D" w16cex:dateUtc="2026-09-02T22:58:00Z"/>
  <w16cex:commentExtensible w16cex:durableId="68B9B94D" w16cex:dateUtc="2026-09-26T00:08:00Z"/>
  <w16cex:commentExtensible w16cex:durableId="16E15018" w16cex:dateUtc="2026-09-26T00:10:00Z"/>
  <w16cex:commentExtensible w16cex:durableId="52F08140" w16cex:dateUtc="2026-09-26T00:10:00Z"/>
  <w16cex:commentExtensible w16cex:durableId="0F36DF04" w16cex:dateUtc="2026-09-26T00:12:00Z"/>
  <w16cex:commentExtensible w16cex:durableId="38AD7AC6" w16cex:dateUtc="2026-10-17T08:25:59Z"/>
  <w16cex:commentExtensible w16cex:durableId="0A3DE69E" w16cex:dateUtc="2026-10-17T08:26:00Z"/>
  <w16cex:commentExtensible w16cex:durableId="5D4852CF" w16cex:dateUtc="2026-10-17T08:26:01Z"/>
  <w16cex:commentExtensible w16cex:durableId="6596F182" w16cex:dateUtc="2026-10-17T08:26:0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10D1B" w16cid:durableId="6FB5FB83"/>
  <w16cid:commentId w16cid:paraId="0FE076B1" w16cid:durableId="562449F4"/>
  <w16cid:commentId w16cid:paraId="1173B183" w16cid:durableId="262A572E"/>
  <w16cid:commentId w16cid:paraId="23732402" w16cid:durableId="18D0C5CF"/>
  <w16cid:commentId w16cid:paraId="29DAE271" w16cid:durableId="5CEF1CA1"/>
  <w16cid:commentId w16cid:paraId="24F9D68B" w16cid:durableId="63651521"/>
  <w16cid:commentId w16cid:paraId="1A8A4691" w16cid:durableId="5DB1E798"/>
  <w16cid:commentId w16cid:paraId="1EEE97A0" w16cid:durableId="2705CB43"/>
  <w16cid:commentId w16cid:paraId="05262264" w16cid:durableId="1719AB7D"/>
  <w16cid:commentId w16cid:paraId="1232A72F" w16cid:durableId="68B9B94D"/>
  <w16cid:commentId w16cid:paraId="7CFA55BB" w16cid:durableId="16E15018"/>
  <w16cid:commentId w16cid:paraId="56549A1C" w16cid:durableId="52F08140"/>
  <w16cid:commentId w16cid:paraId="6342C60E" w16cid:durableId="0F36DF04"/>
  <w16cid:commentId w16cid:paraId="1DEE42AB" w16cid:durableId="38AD7AC6"/>
  <w16cid:commentId w16cid:paraId="65EF391B" w16cid:durableId="0A3DE69E"/>
  <w16cid:commentId w16cid:paraId="76FFDF1B" w16cid:durableId="5D4852CF"/>
  <w16cid:commentId w16cid:paraId="5376BF2A" w16cid:durableId="6596F1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B665A" w14:textId="77777777" w:rsidR="000C27D9" w:rsidRDefault="000C27D9" w:rsidP="00566BA4">
      <w:r>
        <w:separator/>
      </w:r>
    </w:p>
  </w:endnote>
  <w:endnote w:type="continuationSeparator" w:id="0">
    <w:p w14:paraId="1F4E3A6F" w14:textId="77777777" w:rsidR="000C27D9" w:rsidRDefault="000C27D9" w:rsidP="00566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9935560"/>
      <w:docPartObj>
        <w:docPartGallery w:val="Page Numbers (Bottom of Page)"/>
        <w:docPartUnique/>
      </w:docPartObj>
    </w:sdtPr>
    <w:sdtEndPr>
      <w:rPr>
        <w:rStyle w:val="PageNumber"/>
      </w:rPr>
    </w:sdtEndPr>
    <w:sdtContent>
      <w:p w14:paraId="59D25ECE" w14:textId="6DFEAF1F" w:rsidR="00566BA4" w:rsidRDefault="00566BA4" w:rsidP="000D022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B4F31A" w14:textId="77777777" w:rsidR="00566BA4" w:rsidRDefault="00566B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156645"/>
      <w:docPartObj>
        <w:docPartGallery w:val="Page Numbers (Bottom of Page)"/>
        <w:docPartUnique/>
      </w:docPartObj>
    </w:sdtPr>
    <w:sdtEndPr>
      <w:rPr>
        <w:rStyle w:val="PageNumber"/>
      </w:rPr>
    </w:sdtEndPr>
    <w:sdtContent>
      <w:p w14:paraId="15242FDF" w14:textId="2E3FBB36" w:rsidR="00566BA4" w:rsidRDefault="00566BA4" w:rsidP="000D022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314B8A" w14:textId="77777777" w:rsidR="00566BA4" w:rsidRDefault="00566B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D644" w14:textId="77777777" w:rsidR="000C27D9" w:rsidRDefault="000C27D9" w:rsidP="00566BA4">
      <w:r>
        <w:separator/>
      </w:r>
    </w:p>
  </w:footnote>
  <w:footnote w:type="continuationSeparator" w:id="0">
    <w:p w14:paraId="74043335" w14:textId="77777777" w:rsidR="000C27D9" w:rsidRDefault="000C27D9" w:rsidP="00566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8190C"/>
    <w:multiLevelType w:val="hybridMultilevel"/>
    <w:tmpl w:val="2BD6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447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ffin, Scott@OEHHA">
    <w15:presenceInfo w15:providerId="AD" w15:userId="S::Scott.Coffin@oehha.ca.gov::9a789111-cb42-46bc-a6da-53d613837b3e"/>
  </w15:person>
  <w15:person w15:author="Win Cowger">
    <w15:presenceInfo w15:providerId="Windows Live" w15:userId="f20c30264ca2ad70"/>
  </w15:person>
  <w15:person w15:author="Matthew Scott Savoca">
    <w15:presenceInfo w15:providerId="AD" w15:userId="S::msavoca@stanford.edu::58206e6f-e1de-43c5-aca9-07268e00ca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Y0sTC3NDAzswQCAyUdpeDU4uLM/DyQAsNaALlvaGssAAAA"/>
  </w:docVars>
  <w:rsids>
    <w:rsidRoot w:val="00A16690"/>
    <w:rsid w:val="00001165"/>
    <w:rsid w:val="00001BAB"/>
    <w:rsid w:val="000025E4"/>
    <w:rsid w:val="000050DE"/>
    <w:rsid w:val="00010EF8"/>
    <w:rsid w:val="000165B9"/>
    <w:rsid w:val="00016B90"/>
    <w:rsid w:val="000228B6"/>
    <w:rsid w:val="00031CD6"/>
    <w:rsid w:val="00031FBE"/>
    <w:rsid w:val="00036209"/>
    <w:rsid w:val="0003632E"/>
    <w:rsid w:val="00037369"/>
    <w:rsid w:val="000455D4"/>
    <w:rsid w:val="00047509"/>
    <w:rsid w:val="000568BE"/>
    <w:rsid w:val="00064648"/>
    <w:rsid w:val="00064A3E"/>
    <w:rsid w:val="00064F47"/>
    <w:rsid w:val="0006730D"/>
    <w:rsid w:val="000677AE"/>
    <w:rsid w:val="00070F52"/>
    <w:rsid w:val="00073D18"/>
    <w:rsid w:val="00076E3A"/>
    <w:rsid w:val="00083D43"/>
    <w:rsid w:val="00091F7F"/>
    <w:rsid w:val="000A2170"/>
    <w:rsid w:val="000B1724"/>
    <w:rsid w:val="000C27D9"/>
    <w:rsid w:val="000C5CE6"/>
    <w:rsid w:val="000D4202"/>
    <w:rsid w:val="000E50A6"/>
    <w:rsid w:val="000F060E"/>
    <w:rsid w:val="001016CE"/>
    <w:rsid w:val="00116E74"/>
    <w:rsid w:val="00121EEB"/>
    <w:rsid w:val="00135F80"/>
    <w:rsid w:val="001369DD"/>
    <w:rsid w:val="001402EA"/>
    <w:rsid w:val="0014293D"/>
    <w:rsid w:val="00173F21"/>
    <w:rsid w:val="00181D98"/>
    <w:rsid w:val="00187F08"/>
    <w:rsid w:val="001A0933"/>
    <w:rsid w:val="001A4265"/>
    <w:rsid w:val="001E27E4"/>
    <w:rsid w:val="001E3FC3"/>
    <w:rsid w:val="001E5032"/>
    <w:rsid w:val="00200A4B"/>
    <w:rsid w:val="00205D64"/>
    <w:rsid w:val="00206978"/>
    <w:rsid w:val="002328F5"/>
    <w:rsid w:val="002376C7"/>
    <w:rsid w:val="00244F91"/>
    <w:rsid w:val="0024512B"/>
    <w:rsid w:val="00263D88"/>
    <w:rsid w:val="00264553"/>
    <w:rsid w:val="00264DDF"/>
    <w:rsid w:val="002666DA"/>
    <w:rsid w:val="00276A65"/>
    <w:rsid w:val="00292517"/>
    <w:rsid w:val="00297506"/>
    <w:rsid w:val="002A0F5A"/>
    <w:rsid w:val="002B04DD"/>
    <w:rsid w:val="002B5A39"/>
    <w:rsid w:val="002D1974"/>
    <w:rsid w:val="002D3429"/>
    <w:rsid w:val="002D6F99"/>
    <w:rsid w:val="002E2B48"/>
    <w:rsid w:val="002E5323"/>
    <w:rsid w:val="002E74C5"/>
    <w:rsid w:val="002F2DE9"/>
    <w:rsid w:val="002F5A90"/>
    <w:rsid w:val="00301B6F"/>
    <w:rsid w:val="003044C0"/>
    <w:rsid w:val="003119C2"/>
    <w:rsid w:val="003158BA"/>
    <w:rsid w:val="00323C4B"/>
    <w:rsid w:val="00332EAE"/>
    <w:rsid w:val="003378C9"/>
    <w:rsid w:val="003405B8"/>
    <w:rsid w:val="003503A2"/>
    <w:rsid w:val="0035554C"/>
    <w:rsid w:val="00361528"/>
    <w:rsid w:val="003662DA"/>
    <w:rsid w:val="003674DE"/>
    <w:rsid w:val="003721DF"/>
    <w:rsid w:val="00373CAC"/>
    <w:rsid w:val="003A6A1C"/>
    <w:rsid w:val="003C5103"/>
    <w:rsid w:val="003C583F"/>
    <w:rsid w:val="003D2A38"/>
    <w:rsid w:val="003D7F86"/>
    <w:rsid w:val="003E2F60"/>
    <w:rsid w:val="003F6C7C"/>
    <w:rsid w:val="00405E59"/>
    <w:rsid w:val="004107D5"/>
    <w:rsid w:val="00413A31"/>
    <w:rsid w:val="004228B6"/>
    <w:rsid w:val="00425A1A"/>
    <w:rsid w:val="004304BA"/>
    <w:rsid w:val="0043662F"/>
    <w:rsid w:val="00440D4C"/>
    <w:rsid w:val="004554C1"/>
    <w:rsid w:val="00461D71"/>
    <w:rsid w:val="004642D8"/>
    <w:rsid w:val="00471FDB"/>
    <w:rsid w:val="0047587F"/>
    <w:rsid w:val="00482210"/>
    <w:rsid w:val="00482A74"/>
    <w:rsid w:val="004851DF"/>
    <w:rsid w:val="004934F3"/>
    <w:rsid w:val="004936C1"/>
    <w:rsid w:val="004A08E7"/>
    <w:rsid w:val="004D2674"/>
    <w:rsid w:val="004D329A"/>
    <w:rsid w:val="004E28FE"/>
    <w:rsid w:val="004E3F43"/>
    <w:rsid w:val="004E5537"/>
    <w:rsid w:val="00504E3C"/>
    <w:rsid w:val="0050547E"/>
    <w:rsid w:val="005111CE"/>
    <w:rsid w:val="0051785E"/>
    <w:rsid w:val="00517C1E"/>
    <w:rsid w:val="0052644C"/>
    <w:rsid w:val="00531510"/>
    <w:rsid w:val="005351BA"/>
    <w:rsid w:val="00540496"/>
    <w:rsid w:val="005418F3"/>
    <w:rsid w:val="00556B84"/>
    <w:rsid w:val="005658A6"/>
    <w:rsid w:val="0056596E"/>
    <w:rsid w:val="00566BA4"/>
    <w:rsid w:val="00567621"/>
    <w:rsid w:val="0058050F"/>
    <w:rsid w:val="00583E6F"/>
    <w:rsid w:val="005863E1"/>
    <w:rsid w:val="00586BE0"/>
    <w:rsid w:val="00591671"/>
    <w:rsid w:val="00595BA1"/>
    <w:rsid w:val="00597B2C"/>
    <w:rsid w:val="005A3201"/>
    <w:rsid w:val="005A4B46"/>
    <w:rsid w:val="005B78B0"/>
    <w:rsid w:val="005F05A5"/>
    <w:rsid w:val="005F4886"/>
    <w:rsid w:val="005F744C"/>
    <w:rsid w:val="00603168"/>
    <w:rsid w:val="006033C6"/>
    <w:rsid w:val="00604CCB"/>
    <w:rsid w:val="00616470"/>
    <w:rsid w:val="006176D1"/>
    <w:rsid w:val="00637203"/>
    <w:rsid w:val="00643AA7"/>
    <w:rsid w:val="006555B2"/>
    <w:rsid w:val="00656EEA"/>
    <w:rsid w:val="00657D59"/>
    <w:rsid w:val="00672D92"/>
    <w:rsid w:val="00681A87"/>
    <w:rsid w:val="006930B2"/>
    <w:rsid w:val="006934B1"/>
    <w:rsid w:val="006A5232"/>
    <w:rsid w:val="006B22A8"/>
    <w:rsid w:val="006B4C16"/>
    <w:rsid w:val="006B4CB9"/>
    <w:rsid w:val="006B6942"/>
    <w:rsid w:val="006B6BFB"/>
    <w:rsid w:val="006C6354"/>
    <w:rsid w:val="006D06A4"/>
    <w:rsid w:val="006E02BF"/>
    <w:rsid w:val="006F55D2"/>
    <w:rsid w:val="00701FB3"/>
    <w:rsid w:val="00703195"/>
    <w:rsid w:val="00712AA2"/>
    <w:rsid w:val="007248E1"/>
    <w:rsid w:val="00725A6E"/>
    <w:rsid w:val="007268B8"/>
    <w:rsid w:val="007343A6"/>
    <w:rsid w:val="0073452B"/>
    <w:rsid w:val="00734796"/>
    <w:rsid w:val="007433B2"/>
    <w:rsid w:val="0074385B"/>
    <w:rsid w:val="00753220"/>
    <w:rsid w:val="007548AC"/>
    <w:rsid w:val="00755848"/>
    <w:rsid w:val="007561AA"/>
    <w:rsid w:val="00764D08"/>
    <w:rsid w:val="00765F03"/>
    <w:rsid w:val="00771154"/>
    <w:rsid w:val="007729D5"/>
    <w:rsid w:val="00775D60"/>
    <w:rsid w:val="00777167"/>
    <w:rsid w:val="00777C50"/>
    <w:rsid w:val="0078004C"/>
    <w:rsid w:val="00781112"/>
    <w:rsid w:val="007929AD"/>
    <w:rsid w:val="0079430A"/>
    <w:rsid w:val="007B6531"/>
    <w:rsid w:val="007B7530"/>
    <w:rsid w:val="007C008F"/>
    <w:rsid w:val="007C30D7"/>
    <w:rsid w:val="007E0D27"/>
    <w:rsid w:val="007E5BC2"/>
    <w:rsid w:val="0080311B"/>
    <w:rsid w:val="00811F9B"/>
    <w:rsid w:val="00814489"/>
    <w:rsid w:val="008277E9"/>
    <w:rsid w:val="00836DC9"/>
    <w:rsid w:val="00837C01"/>
    <w:rsid w:val="00853639"/>
    <w:rsid w:val="00854E28"/>
    <w:rsid w:val="00856CE2"/>
    <w:rsid w:val="00857AD0"/>
    <w:rsid w:val="00872493"/>
    <w:rsid w:val="00873C6E"/>
    <w:rsid w:val="00874DD9"/>
    <w:rsid w:val="00880DB6"/>
    <w:rsid w:val="00881269"/>
    <w:rsid w:val="00890587"/>
    <w:rsid w:val="00891262"/>
    <w:rsid w:val="008942B4"/>
    <w:rsid w:val="008A0C9E"/>
    <w:rsid w:val="008B2460"/>
    <w:rsid w:val="008F00C9"/>
    <w:rsid w:val="008F1809"/>
    <w:rsid w:val="008F3981"/>
    <w:rsid w:val="008F48A1"/>
    <w:rsid w:val="008F6D0E"/>
    <w:rsid w:val="00903CF0"/>
    <w:rsid w:val="0090590C"/>
    <w:rsid w:val="00907211"/>
    <w:rsid w:val="00911B61"/>
    <w:rsid w:val="0091789E"/>
    <w:rsid w:val="0092617B"/>
    <w:rsid w:val="009426C7"/>
    <w:rsid w:val="00943B3E"/>
    <w:rsid w:val="00952AC5"/>
    <w:rsid w:val="00971E1C"/>
    <w:rsid w:val="0097630B"/>
    <w:rsid w:val="00981DE3"/>
    <w:rsid w:val="00984892"/>
    <w:rsid w:val="00992ADE"/>
    <w:rsid w:val="00992AFF"/>
    <w:rsid w:val="00995CA5"/>
    <w:rsid w:val="009A212B"/>
    <w:rsid w:val="009A5AFB"/>
    <w:rsid w:val="009A6ED2"/>
    <w:rsid w:val="009B59A3"/>
    <w:rsid w:val="009C7A5F"/>
    <w:rsid w:val="009D4B16"/>
    <w:rsid w:val="009D6D11"/>
    <w:rsid w:val="009F6376"/>
    <w:rsid w:val="00A04ABD"/>
    <w:rsid w:val="00A1071F"/>
    <w:rsid w:val="00A16690"/>
    <w:rsid w:val="00A16BAE"/>
    <w:rsid w:val="00A26321"/>
    <w:rsid w:val="00A26E67"/>
    <w:rsid w:val="00A320DB"/>
    <w:rsid w:val="00A3538D"/>
    <w:rsid w:val="00A41457"/>
    <w:rsid w:val="00A45704"/>
    <w:rsid w:val="00A469B0"/>
    <w:rsid w:val="00A60E72"/>
    <w:rsid w:val="00A63FA0"/>
    <w:rsid w:val="00A70220"/>
    <w:rsid w:val="00A73B62"/>
    <w:rsid w:val="00A7482F"/>
    <w:rsid w:val="00A770ED"/>
    <w:rsid w:val="00A77BE8"/>
    <w:rsid w:val="00A901A0"/>
    <w:rsid w:val="00A92BA6"/>
    <w:rsid w:val="00A948C5"/>
    <w:rsid w:val="00A969B9"/>
    <w:rsid w:val="00AA04DD"/>
    <w:rsid w:val="00AA4D0B"/>
    <w:rsid w:val="00AA66CD"/>
    <w:rsid w:val="00AB19A5"/>
    <w:rsid w:val="00AB6CDB"/>
    <w:rsid w:val="00AC2594"/>
    <w:rsid w:val="00AC2F45"/>
    <w:rsid w:val="00AC4FBF"/>
    <w:rsid w:val="00AC57B8"/>
    <w:rsid w:val="00AF25F3"/>
    <w:rsid w:val="00AF50D3"/>
    <w:rsid w:val="00AF720B"/>
    <w:rsid w:val="00B0161D"/>
    <w:rsid w:val="00B031E1"/>
    <w:rsid w:val="00B06503"/>
    <w:rsid w:val="00B2018F"/>
    <w:rsid w:val="00B35564"/>
    <w:rsid w:val="00B37828"/>
    <w:rsid w:val="00B45A1B"/>
    <w:rsid w:val="00B6300C"/>
    <w:rsid w:val="00B834A9"/>
    <w:rsid w:val="00B9281D"/>
    <w:rsid w:val="00B93193"/>
    <w:rsid w:val="00B95B42"/>
    <w:rsid w:val="00B964F5"/>
    <w:rsid w:val="00B96985"/>
    <w:rsid w:val="00BA10C7"/>
    <w:rsid w:val="00BA4183"/>
    <w:rsid w:val="00BC374E"/>
    <w:rsid w:val="00BC5CEC"/>
    <w:rsid w:val="00BD12A3"/>
    <w:rsid w:val="00BD1B04"/>
    <w:rsid w:val="00BE12C2"/>
    <w:rsid w:val="00BF2122"/>
    <w:rsid w:val="00BF6C4C"/>
    <w:rsid w:val="00C1081B"/>
    <w:rsid w:val="00C13313"/>
    <w:rsid w:val="00C14242"/>
    <w:rsid w:val="00C23406"/>
    <w:rsid w:val="00C23A3D"/>
    <w:rsid w:val="00C30828"/>
    <w:rsid w:val="00C371CC"/>
    <w:rsid w:val="00C52536"/>
    <w:rsid w:val="00C551ED"/>
    <w:rsid w:val="00C5742E"/>
    <w:rsid w:val="00C57913"/>
    <w:rsid w:val="00C602EF"/>
    <w:rsid w:val="00C6114D"/>
    <w:rsid w:val="00C76805"/>
    <w:rsid w:val="00C80124"/>
    <w:rsid w:val="00C81861"/>
    <w:rsid w:val="00C879EB"/>
    <w:rsid w:val="00C95820"/>
    <w:rsid w:val="00C9583A"/>
    <w:rsid w:val="00C95AFD"/>
    <w:rsid w:val="00CA5008"/>
    <w:rsid w:val="00CA6CC4"/>
    <w:rsid w:val="00CB5D96"/>
    <w:rsid w:val="00CC5B4E"/>
    <w:rsid w:val="00CE4DF6"/>
    <w:rsid w:val="00CE53CE"/>
    <w:rsid w:val="00D04CB8"/>
    <w:rsid w:val="00D13660"/>
    <w:rsid w:val="00D173C4"/>
    <w:rsid w:val="00D200B7"/>
    <w:rsid w:val="00D23578"/>
    <w:rsid w:val="00D3734B"/>
    <w:rsid w:val="00D41982"/>
    <w:rsid w:val="00D42878"/>
    <w:rsid w:val="00D53CD1"/>
    <w:rsid w:val="00D549BF"/>
    <w:rsid w:val="00D56F09"/>
    <w:rsid w:val="00D60072"/>
    <w:rsid w:val="00D63C09"/>
    <w:rsid w:val="00D702DA"/>
    <w:rsid w:val="00D76498"/>
    <w:rsid w:val="00D8395C"/>
    <w:rsid w:val="00D85743"/>
    <w:rsid w:val="00D87981"/>
    <w:rsid w:val="00D91425"/>
    <w:rsid w:val="00DA6061"/>
    <w:rsid w:val="00DB4D0E"/>
    <w:rsid w:val="00DC6189"/>
    <w:rsid w:val="00DD17F2"/>
    <w:rsid w:val="00DD7852"/>
    <w:rsid w:val="00DE68D3"/>
    <w:rsid w:val="00DF25C3"/>
    <w:rsid w:val="00DF4C18"/>
    <w:rsid w:val="00E00C71"/>
    <w:rsid w:val="00E0215E"/>
    <w:rsid w:val="00E03831"/>
    <w:rsid w:val="00E03FD1"/>
    <w:rsid w:val="00E1053B"/>
    <w:rsid w:val="00E107C0"/>
    <w:rsid w:val="00E1415B"/>
    <w:rsid w:val="00E16746"/>
    <w:rsid w:val="00E2040E"/>
    <w:rsid w:val="00E207A0"/>
    <w:rsid w:val="00E25752"/>
    <w:rsid w:val="00E266B3"/>
    <w:rsid w:val="00E329C5"/>
    <w:rsid w:val="00E33E10"/>
    <w:rsid w:val="00E34B55"/>
    <w:rsid w:val="00E4022C"/>
    <w:rsid w:val="00E47E9B"/>
    <w:rsid w:val="00E61904"/>
    <w:rsid w:val="00E6545D"/>
    <w:rsid w:val="00E81B31"/>
    <w:rsid w:val="00E81FAB"/>
    <w:rsid w:val="00E84C0F"/>
    <w:rsid w:val="00E852FE"/>
    <w:rsid w:val="00E9450C"/>
    <w:rsid w:val="00E95C37"/>
    <w:rsid w:val="00EA6D24"/>
    <w:rsid w:val="00EA7D5F"/>
    <w:rsid w:val="00EB28C5"/>
    <w:rsid w:val="00EB2C8A"/>
    <w:rsid w:val="00EC0F72"/>
    <w:rsid w:val="00EC6EAC"/>
    <w:rsid w:val="00EC7B50"/>
    <w:rsid w:val="00ED6B1B"/>
    <w:rsid w:val="00ED7188"/>
    <w:rsid w:val="00EE4F59"/>
    <w:rsid w:val="00EF7E10"/>
    <w:rsid w:val="00F00A40"/>
    <w:rsid w:val="00F12BBF"/>
    <w:rsid w:val="00F17868"/>
    <w:rsid w:val="00F359AA"/>
    <w:rsid w:val="00F35A36"/>
    <w:rsid w:val="00F378B9"/>
    <w:rsid w:val="00F5260D"/>
    <w:rsid w:val="00F53630"/>
    <w:rsid w:val="00F65571"/>
    <w:rsid w:val="00F738B8"/>
    <w:rsid w:val="00F763BC"/>
    <w:rsid w:val="00F85482"/>
    <w:rsid w:val="00F9274A"/>
    <w:rsid w:val="00F93065"/>
    <w:rsid w:val="00F93DFE"/>
    <w:rsid w:val="00F94C5D"/>
    <w:rsid w:val="00FA21AB"/>
    <w:rsid w:val="00FA2218"/>
    <w:rsid w:val="00FB2DCB"/>
    <w:rsid w:val="00FC69F6"/>
    <w:rsid w:val="00FD0BFB"/>
    <w:rsid w:val="00FD1139"/>
    <w:rsid w:val="00FD3612"/>
    <w:rsid w:val="00FD6B4D"/>
    <w:rsid w:val="00FD7641"/>
    <w:rsid w:val="00FE2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B7D04"/>
  <w15:chartTrackingRefBased/>
  <w15:docId w15:val="{656D00BA-61D9-BD42-BB99-6FFA59792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F4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1669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A1669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1669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669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669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669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669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669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669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6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66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6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6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6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6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6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6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690"/>
    <w:rPr>
      <w:rFonts w:eastAsiaTheme="majorEastAsia" w:cstheme="majorBidi"/>
      <w:color w:val="272727" w:themeColor="text1" w:themeTint="D8"/>
    </w:rPr>
  </w:style>
  <w:style w:type="paragraph" w:styleId="Title">
    <w:name w:val="Title"/>
    <w:basedOn w:val="Normal"/>
    <w:next w:val="Normal"/>
    <w:link w:val="TitleChar"/>
    <w:uiPriority w:val="10"/>
    <w:qFormat/>
    <w:rsid w:val="00A1669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66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69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6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69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16690"/>
    <w:rPr>
      <w:i/>
      <w:iCs/>
      <w:color w:val="404040" w:themeColor="text1" w:themeTint="BF"/>
    </w:rPr>
  </w:style>
  <w:style w:type="paragraph" w:styleId="ListParagraph">
    <w:name w:val="List Paragraph"/>
    <w:basedOn w:val="Normal"/>
    <w:uiPriority w:val="34"/>
    <w:qFormat/>
    <w:rsid w:val="00A1669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16690"/>
    <w:rPr>
      <w:i/>
      <w:iCs/>
      <w:color w:val="0F4761" w:themeColor="accent1" w:themeShade="BF"/>
    </w:rPr>
  </w:style>
  <w:style w:type="paragraph" w:styleId="IntenseQuote">
    <w:name w:val="Intense Quote"/>
    <w:basedOn w:val="Normal"/>
    <w:next w:val="Normal"/>
    <w:link w:val="IntenseQuoteChar"/>
    <w:uiPriority w:val="30"/>
    <w:qFormat/>
    <w:rsid w:val="00A1669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6690"/>
    <w:rPr>
      <w:i/>
      <w:iCs/>
      <w:color w:val="0F4761" w:themeColor="accent1" w:themeShade="BF"/>
    </w:rPr>
  </w:style>
  <w:style w:type="character" w:styleId="IntenseReference">
    <w:name w:val="Intense Reference"/>
    <w:basedOn w:val="DefaultParagraphFont"/>
    <w:uiPriority w:val="32"/>
    <w:qFormat/>
    <w:rsid w:val="00A16690"/>
    <w:rPr>
      <w:b/>
      <w:bCs/>
      <w:smallCaps/>
      <w:color w:val="0F4761" w:themeColor="accent1" w:themeShade="BF"/>
      <w:spacing w:val="5"/>
    </w:rPr>
  </w:style>
  <w:style w:type="character" w:styleId="Strong">
    <w:name w:val="Strong"/>
    <w:basedOn w:val="DefaultParagraphFont"/>
    <w:uiPriority w:val="22"/>
    <w:qFormat/>
    <w:rsid w:val="00D60072"/>
    <w:rPr>
      <w:b/>
      <w:bCs/>
    </w:rPr>
  </w:style>
  <w:style w:type="character" w:styleId="CommentReference">
    <w:name w:val="annotation reference"/>
    <w:basedOn w:val="DefaultParagraphFont"/>
    <w:uiPriority w:val="99"/>
    <w:semiHidden/>
    <w:unhideWhenUsed/>
    <w:rsid w:val="00A45704"/>
    <w:rPr>
      <w:sz w:val="16"/>
      <w:szCs w:val="16"/>
    </w:rPr>
  </w:style>
  <w:style w:type="paragraph" w:styleId="CommentText">
    <w:name w:val="annotation text"/>
    <w:basedOn w:val="Normal"/>
    <w:link w:val="CommentTextChar"/>
    <w:uiPriority w:val="99"/>
    <w:unhideWhenUsed/>
    <w:rsid w:val="00A45704"/>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A45704"/>
    <w:rPr>
      <w:sz w:val="20"/>
      <w:szCs w:val="20"/>
    </w:rPr>
  </w:style>
  <w:style w:type="paragraph" w:styleId="CommentSubject">
    <w:name w:val="annotation subject"/>
    <w:basedOn w:val="CommentText"/>
    <w:next w:val="CommentText"/>
    <w:link w:val="CommentSubjectChar"/>
    <w:uiPriority w:val="99"/>
    <w:semiHidden/>
    <w:unhideWhenUsed/>
    <w:rsid w:val="00A45704"/>
    <w:rPr>
      <w:b/>
      <w:bCs/>
    </w:rPr>
  </w:style>
  <w:style w:type="character" w:customStyle="1" w:styleId="CommentSubjectChar">
    <w:name w:val="Comment Subject Char"/>
    <w:basedOn w:val="CommentTextChar"/>
    <w:link w:val="CommentSubject"/>
    <w:uiPriority w:val="99"/>
    <w:semiHidden/>
    <w:rsid w:val="00A45704"/>
    <w:rPr>
      <w:b/>
      <w:bCs/>
      <w:sz w:val="20"/>
      <w:szCs w:val="20"/>
    </w:rPr>
  </w:style>
  <w:style w:type="paragraph" w:styleId="Header">
    <w:name w:val="header"/>
    <w:basedOn w:val="Normal"/>
    <w:link w:val="HeaderChar"/>
    <w:uiPriority w:val="99"/>
    <w:unhideWhenUsed/>
    <w:rsid w:val="00566BA4"/>
    <w:pPr>
      <w:tabs>
        <w:tab w:val="center" w:pos="4680"/>
        <w:tab w:val="right" w:pos="9360"/>
      </w:tabs>
    </w:pPr>
  </w:style>
  <w:style w:type="character" w:customStyle="1" w:styleId="HeaderChar">
    <w:name w:val="Header Char"/>
    <w:basedOn w:val="DefaultParagraphFont"/>
    <w:link w:val="Header"/>
    <w:uiPriority w:val="99"/>
    <w:rsid w:val="00566BA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66BA4"/>
    <w:pPr>
      <w:tabs>
        <w:tab w:val="center" w:pos="4680"/>
        <w:tab w:val="right" w:pos="9360"/>
      </w:tabs>
    </w:pPr>
  </w:style>
  <w:style w:type="character" w:customStyle="1" w:styleId="FooterChar">
    <w:name w:val="Footer Char"/>
    <w:basedOn w:val="DefaultParagraphFont"/>
    <w:link w:val="Footer"/>
    <w:uiPriority w:val="99"/>
    <w:rsid w:val="00566BA4"/>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66BA4"/>
  </w:style>
  <w:style w:type="paragraph" w:styleId="NormalWeb">
    <w:name w:val="Normal (Web)"/>
    <w:basedOn w:val="Normal"/>
    <w:uiPriority w:val="99"/>
    <w:unhideWhenUsed/>
    <w:rsid w:val="00A63FA0"/>
    <w:pPr>
      <w:spacing w:before="100" w:beforeAutospacing="1" w:after="100" w:afterAutospacing="1"/>
    </w:pPr>
  </w:style>
  <w:style w:type="paragraph" w:styleId="Bibliography">
    <w:name w:val="Bibliography"/>
    <w:basedOn w:val="Normal"/>
    <w:next w:val="Normal"/>
    <w:uiPriority w:val="37"/>
    <w:unhideWhenUsed/>
    <w:rsid w:val="00AF25F3"/>
    <w:pPr>
      <w:tabs>
        <w:tab w:val="left" w:pos="500"/>
      </w:tabs>
      <w:ind w:left="504" w:hanging="504"/>
    </w:pPr>
  </w:style>
  <w:style w:type="paragraph" w:styleId="Revision">
    <w:name w:val="Revision"/>
    <w:hidden/>
    <w:uiPriority w:val="99"/>
    <w:semiHidden/>
    <w:rsid w:val="00591671"/>
    <w:pPr>
      <w:spacing w:after="0"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738B8"/>
    <w:rPr>
      <w:color w:val="467886" w:themeColor="hyperlink"/>
      <w:u w:val="single"/>
    </w:rPr>
  </w:style>
  <w:style w:type="character" w:styleId="UnresolvedMention">
    <w:name w:val="Unresolved Mention"/>
    <w:basedOn w:val="DefaultParagraphFont"/>
    <w:uiPriority w:val="99"/>
    <w:semiHidden/>
    <w:unhideWhenUsed/>
    <w:rsid w:val="00F738B8"/>
    <w:rPr>
      <w:color w:val="605E5C"/>
      <w:shd w:val="clear" w:color="auto" w:fill="E1DFDD"/>
    </w:rPr>
  </w:style>
  <w:style w:type="character" w:styleId="HTMLCode">
    <w:name w:val="HTML Code"/>
    <w:basedOn w:val="DefaultParagraphFont"/>
    <w:uiPriority w:val="99"/>
    <w:semiHidden/>
    <w:unhideWhenUsed/>
    <w:rsid w:val="00D702DA"/>
    <w:rPr>
      <w:rFonts w:ascii="Courier New" w:eastAsia="Times New Roman" w:hAnsi="Courier New" w:cs="Courier New"/>
      <w:sz w:val="20"/>
      <w:szCs w:val="20"/>
    </w:rPr>
  </w:style>
  <w:style w:type="paragraph" w:customStyle="1" w:styleId="pdq2pgselectionanchorcontainer">
    <w:name w:val="pdq2pg_selectionanchorcontainer"/>
    <w:basedOn w:val="Normal"/>
    <w:rsid w:val="00D702DA"/>
    <w:pPr>
      <w:spacing w:before="100" w:beforeAutospacing="1" w:after="100" w:afterAutospacing="1"/>
    </w:pPr>
  </w:style>
  <w:style w:type="character" w:styleId="Emphasis">
    <w:name w:val="Emphasis"/>
    <w:basedOn w:val="DefaultParagraphFont"/>
    <w:uiPriority w:val="20"/>
    <w:qFormat/>
    <w:rsid w:val="00D702DA"/>
    <w:rPr>
      <w:i/>
      <w:iCs/>
    </w:rPr>
  </w:style>
  <w:style w:type="character" w:customStyle="1" w:styleId="mord">
    <w:name w:val="mord"/>
    <w:basedOn w:val="DefaultParagraphFont"/>
    <w:rsid w:val="00091F7F"/>
  </w:style>
  <w:style w:type="character" w:styleId="LineNumber">
    <w:name w:val="line number"/>
    <w:basedOn w:val="DefaultParagraphFont"/>
    <w:uiPriority w:val="99"/>
    <w:semiHidden/>
    <w:unhideWhenUsed/>
    <w:rsid w:val="00181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waterboards.ca.gov/drinking_water/certlic/drinkingwater/documents/microplastics/swb-mp1-rev1.pdf" TargetMode="External"/><Relationship Id="rId2" Type="http://schemas.openxmlformats.org/officeDocument/2006/relationships/hyperlink" Target="https://doi.org/10.1021/acs.est.0c02982" TargetMode="External"/><Relationship Id="rId1" Type="http://schemas.openxmlformats.org/officeDocument/2006/relationships/hyperlink" Target="https://pubs.acs.org/doi/10.1021/acs.estlett.9b00379"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hyperlink" Target="https://github.com/mssavoca/W2W_river_plastic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31</Pages>
  <Words>38288</Words>
  <Characters>218242</Characters>
  <Application>Microsoft Office Word</Application>
  <DocSecurity>0</DocSecurity>
  <Lines>1818</Lines>
  <Paragraphs>512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Scott Savoca</dc:creator>
  <cp:keywords/>
  <dc:description/>
  <cp:lastModifiedBy>Coffin, Scott@OEHHA</cp:lastModifiedBy>
  <cp:revision>24</cp:revision>
  <dcterms:created xsi:type="dcterms:W3CDTF">2026-09-06T22:57:00Z</dcterms:created>
  <dcterms:modified xsi:type="dcterms:W3CDTF">2026-09-26T00:13:00Z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id="Jr6KrH9v"/&gt;&lt;style id="http://www.zotero.org/styles/environmental-science-and-technology" hasBibliography="1" bibliographyStyleHasBeenSet="1"/&gt;&lt;prefs&gt;&lt;pref name="fieldType" value="Field"/&gt;&lt;/prefs&gt;</vt:lpwstr>
  </property>
  <property fmtid="{D5CDD505-2E9C-101B-9397-08002B2CF9AE}" pid="3" name="GrammarlyDocumentId">
    <vt:lpwstr>800f64e5-39b7-42f8-8c9b-cdf954ff2051</vt:lpwstr>
  </property>
  <property fmtid="{D5CDD505-2E9C-101B-9397-08002B2CF9AE}" pid="4" name="ZOTERO_PREF_2">
    <vt:lpwstr>&lt;/data&gt;</vt:lpwstr>
  </property>
</Properties>
</file>