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BA35" w14:textId="26C09BEF" w:rsidR="00303528" w:rsidRPr="00303528" w:rsidRDefault="001E31BE" w:rsidP="00303528">
      <w:r>
        <w:t xml:space="preserve">Supporting Information for:</w:t>
      </w:r>
    </w:p>
    <w:p w14:paraId="0BBB24CC" w14:textId="77777777" w:rsidR="00303528" w:rsidRDefault="00303528" w:rsidP="00303528">
      <w:pPr>
        <w:rPr>
          <w:b/>
          <w:bCs/>
          <w:sz w:val="28"/>
          <w:szCs w:val="28"/>
        </w:rPr>
      </w:pPr>
    </w:p>
    <w:p w14:paraId="05C722DF" w14:textId="68C94078" w:rsidR="00303528" w:rsidRPr="00037369" w:rsidRDefault="00303528" w:rsidP="00303528">
      <w:pPr>
        <w:rPr>
          <w:b/>
          <w:bCs/>
          <w:sz w:val="28"/>
          <w:szCs w:val="28"/>
        </w:rPr>
      </w:pPr>
      <w:r>
        <w:rPr>
          <w:b/>
          <w:bCs/>
          <w:sz w:val="28"/>
          <w:szCs w:val="28"/>
        </w:rPr>
        <w:t>Episodic river flow transports tens of billions of microplastics annually to Monterey Bay, California</w:t>
      </w:r>
    </w:p>
    <w:p w14:paraId="439173FE" w14:textId="77777777" w:rsidR="00303528" w:rsidRPr="00031FBE" w:rsidRDefault="00303528" w:rsidP="00303528"/>
    <w:p w14:paraId="3E1BACD8" w14:textId="2CA9C234" w:rsidR="00303528" w:rsidRPr="004D329A" w:rsidRDefault="00303528" w:rsidP="00303528">
      <w:r>
        <w:t xml:space="preserve">Matthew S. Savoca, Pam Krone, Rebecca Roberts, Angela Anguiano, Hazel Vaquero, Scott Coffin, Win Cowger</w:t>
      </w:r>
    </w:p>
    <w:p w14:paraId="5D914011" w14:textId="77777777" w:rsidR="00064648" w:rsidRDefault="00064648"/>
    <w:p w14:paraId="3F0471F4" w14:textId="77777777" w:rsidR="00003C75" w:rsidRDefault="00003C75"/>
    <w:p w14:paraId="74409234" w14:textId="0ACA68C4" w:rsidR="00303528" w:rsidRDefault="006C3A85">
      <w:pPr>
        <w:rPr>
          <w:b/>
          <w:bCs/>
        </w:rPr>
      </w:pPr>
      <w:r>
        <w:rPr>
          <w:b/>
          <w:bCs/>
        </w:rPr>
        <w:t>Supplemental Methods</w:t>
      </w:r>
    </w:p>
    <w:p w14:paraId="64856932" w14:textId="77777777" w:rsidR="00957360" w:rsidRPr="00957360" w:rsidRDefault="00957360" w:rsidP="00957360">
      <w:pPr>
        <w:outlineLvl w:val="1"/>
        <w:rPr>
          <w:i/>
          <w:iCs/>
        </w:rPr>
      </w:pPr>
      <w:r>
        <w:rPr>
          <w:i/>
          <w:iCs/>
        </w:rPr>
        <w:tab/>
        <w:t>Polymer density assignment and buoyancy analysis</w:t>
      </w:r>
    </w:p>
    <w:p w14:paraId="198662CE" w14:textId="0973101F" w:rsidR="001A0188" w:rsidRDefault="00957360" w:rsidP="00295248">
      <w:pPr>
        <w:jc w:val="both"/>
        <w:rPr>
          <w:i/>
          <w:iCs/>
        </w:rPr>
      </w:pPr>
      <w:r>
        <w:rPr>
          <w:i/>
          <w:iCs/>
        </w:rPr>
        <w:tab/>
        <w:t xml:space="preserve">Cumulative particle-size-distribution (C-PSD) fitting and size rescaling</w:t>
      </w:r>
    </w:p>
    <w:p w14:paraId="3F4DBC59" w14:textId="6EB7BACE" w:rsidR="00957360" w:rsidRPr="00957360" w:rsidRDefault="00957360">
      <w:pPr>
        <w:rPr>
          <w:i/>
          <w:iCs/>
        </w:rPr>
      </w:pPr>
      <w:r>
        <w:rPr>
          <w:i/>
          <w:iCs/>
        </w:rPr>
        <w:tab/>
        <w:t>Sensitivity of extrapolation to single- versus piecewise power-law structure</w:t>
      </w:r>
    </w:p>
    <w:p w14:paraId="62B46BAE" w14:textId="64C40765" w:rsidR="00957360" w:rsidRDefault="00957360" w:rsidP="00957360">
      <w:pPr>
        <w:outlineLvl w:val="1"/>
        <w:rPr>
          <w:i/>
          <w:iCs/>
        </w:rPr>
      </w:pPr>
      <w:r>
        <w:rPr>
          <w:i/>
          <w:iCs/>
        </w:rPr>
        <w:tab/>
      </w:r>
      <w:del w:id="90001" w:author="Claude" w:date="2026-10-14T12:00:00Z">
        <w:r>
          <w:rPr>
            <w:i/>
            <w:iCs/>
          </w:rPr>
          <w:delText xml:space="preserve">Comparison with published PSDs</w:delText>
        </w:r>
      </w:del>
      <w:ins w:id="90002" w:author="Claude" w:date="2026-10-14T12:00:00Z">
        <w:r>
          <w:rPr>
            <w:i/>
            <w:iCs/>
          </w:rPr>
          <w:t xml:space="preserve">Benchmarking against Dutch river datasets</w:t>
        </w:r>
      </w:ins>
    </w:p>
    <w:p w14:paraId="2BF42DDF" w14:textId="77777777" w:rsidR="00003C75" w:rsidRPr="00957360" w:rsidRDefault="00003C75" w:rsidP="00957360">
      <w:pPr>
        <w:outlineLvl w:val="1"/>
        <w:rPr>
          <w:i/>
          <w:iCs/>
        </w:rPr>
      </w:pPr>
    </w:p>
    <w:p w14:paraId="1E617065" w14:textId="6094A4D4" w:rsidR="006C3A85" w:rsidRDefault="006C3A85">
      <w:pPr>
        <w:rPr>
          <w:b/>
          <w:bCs/>
        </w:rPr>
      </w:pPr>
      <w:r>
        <w:rPr>
          <w:b/>
          <w:bCs/>
        </w:rPr>
        <w:t>Supplemental Figures</w:t>
      </w:r>
    </w:p>
    <w:p w14:paraId="30BD2BA2" w14:textId="77777777" w:rsidR="00003C75" w:rsidRPr="006C3A85" w:rsidRDefault="00003C75">
      <w:pPr>
        <w:rPr>
          <w:b/>
          <w:bCs/>
        </w:rPr>
      </w:pPr>
    </w:p>
    <w:p w14:paraId="360EAB0F" w14:textId="329BDF74" w:rsidR="006C3A85" w:rsidRDefault="006C3A85">
      <w:pPr>
        <w:rPr>
          <w:b/>
          <w:bCs/>
        </w:rPr>
      </w:pPr>
      <w:bookmarkStart w:id="0" w:name="_Hlk239675651"/>
      <w:r>
        <w:rPr>
          <w:b/>
          <w:bCs/>
        </w:rPr>
        <w:t>Supplemental Tables</w:t>
      </w:r>
    </w:p>
    <w:bookmarkEnd w:id="0"/>
    <w:p w14:paraId="78F525A6" w14:textId="77777777" w:rsidR="00003C75" w:rsidRDefault="00003C75">
      <w:pPr>
        <w:rPr>
          <w:b/>
          <w:bCs/>
        </w:rPr>
      </w:pPr>
    </w:p>
    <w:p w14:paraId="23B1DF39" w14:textId="73AB3523" w:rsidR="00003C75" w:rsidRDefault="00003C75">
      <w:pPr>
        <w:rPr>
          <w:b/>
          <w:bCs/>
        </w:rPr>
      </w:pPr>
      <w:r>
        <w:rPr>
          <w:b/>
          <w:bCs/>
        </w:rPr>
        <w:t>References</w:t>
      </w:r>
    </w:p>
    <w:p w14:paraId="62FD7840" w14:textId="77777777" w:rsidR="00003C75" w:rsidRPr="006C3A85" w:rsidRDefault="00003C75">
      <w:pPr>
        <w:rPr>
          <w:b/>
          <w:bCs/>
        </w:rPr>
      </w:pPr>
    </w:p>
    <w:p w14:paraId="0F7A320D" w14:textId="77777777" w:rsidR="006C3A85" w:rsidRDefault="006C3A85"/>
    <w:p w14:paraId="40AF88D8" w14:textId="7E7C56E0" w:rsidR="006C3A85" w:rsidRDefault="006C3A85" w:rsidP="00595560">
      <w:pPr>
        <w:spacing w:after="160" w:line="278" w:lineRule="auto"/>
      </w:pPr>
      <w:r>
        <w:br w:type="page"/>
      </w:r>
    </w:p>
    <w:p w14:paraId="2CCB0632" w14:textId="7B0E8430" w:rsidR="00957360" w:rsidRDefault="00957360" w:rsidP="000710A5">
      <w:pPr>
        <w:outlineLvl w:val="1"/>
        <w:rPr>
          <w:b/>
          <w:bCs/>
        </w:rPr>
      </w:pPr>
      <w:r>
        <w:rPr>
          <w:b/>
          <w:bCs/>
        </w:rPr>
        <w:lastRenderedPageBreak/>
        <w:t>Supplemental Methods</w:t>
      </w:r>
    </w:p>
    <w:p w14:paraId="7BA7D073" w14:textId="77777777" w:rsidR="00957360" w:rsidRDefault="00957360" w:rsidP="000710A5">
      <w:pPr>
        <w:outlineLvl w:val="1"/>
        <w:rPr>
          <w:b/>
          <w:bCs/>
        </w:rPr>
      </w:pPr>
    </w:p>
    <w:p w14:paraId="0DFE4983" w14:textId="6C3AF4B7" w:rsidR="00073778" w:rsidRPr="00957360" w:rsidRDefault="00073778" w:rsidP="000710A5">
      <w:pPr>
        <w:outlineLvl w:val="1"/>
        <w:rPr>
          <w:i/>
          <w:iCs/>
        </w:rPr>
      </w:pPr>
      <w:r>
        <w:rPr>
          <w:i/>
          <w:iCs/>
        </w:rPr>
        <w:t>Polymer density assignment and buoyancy analysis</w:t>
      </w:r>
    </w:p>
    <w:p w14:paraId="6F56E1A1" w14:textId="70E86CC9" w:rsidR="00073778" w:rsidRPr="00073778" w:rsidRDefault="00073778" w:rsidP="000710A5">
      <w:pPr>
        <w:ind w:firstLine="720"/>
        <w:jc w:val="both"/>
      </w:pPr>
      <w:r>
        <w:t xml:space="preserve">Particles retained following µFTIR identification and quality screening were classified by morphology as fibers or fragments, with fibers defined by an aspect ratio ≥3 by ref. </w:t>
        <w:fldChar w:fldCharType="begin"/>
        <w:instrText xml:space="preserve"> ADDIN ZOTERO_ITEM CSL_CITATION {"citationID":"7s4VYBmF","properties":{"unsorted":false,"formattedCitation":"\\super 1\\nosupersub{}","plainCitation":"1","noteIndex":0},"citationItems":[{"id":11745,"uris":["http://zotero.org/users/11732030/items/FW9YAJ5U"],"itemData":{"id":11745,"type":"article-journal","abstract":"Microscopic plastic (microplastic, 0.1 µm–5 mm) is a widespread pollutant impacting upon aquatic ecosystems across the globe. Environmental sampling has revealed synthetic fibers are prevalent in seawater, sediments and biota. However, microplastic fibers are rarely used in laboratory studies as they are unavailable for purchase and existing preparation techniques have limited application. To facilitate the incorporation of environmentally relevant microplastic fibers into future studies, new methods are required. Here, a novel cryotome protocol has been developed. Nylon, polyethylene terephthalate and polypropylene fibers (10–28 μm diameter) were aligned, embedded in water-soluble freezing agent and sectioned (40–100 μm length) using a cryogenic microtome. Microplastic fibers were prepared to specified lengths (P &lt; 0.05, ANOVA) and proved consistent in size. Fluorescent labelling of Nylon microfibers with Nile Red facilitated imaging. A 24 h feeding experiment confirmed bioavailability of 10 × 40 μm Nylon fibers to brine shrimp (Artemia sp). This protocol provides a consistent method for preparing standardised fibrous microplastics, with widths similar to those observed in the natural environment, which could ultimately lead to a better understanding of the biological and ecological effects of microplastic debris in the environment.","container-title":"Scientific Reports","DOI":"10.1038/srep34519","ISSN":"2045-2322","issue":"1","journalAbbreviation":"Sci Rep","language":"en","license":"2016 The Author(s)","page":"34519","publisher":"Nature Publishing Group","source":"www.nature.com","title":"A novel method for preparing microplastic fibers","volume":"6","author":[{"family":"Cole","given":"Matthew"}],"issued":{"date-parts":[["2016",10,3]]}}}],"schema":"https://github.com/citation-style-language/schema/raw/master/csl-citation.json"} </w:instrText>
        <w:fldChar w:fldCharType="separate"/>
      </w:r>
      <w:r>
        <w:rPr>
          <w:rFonts w:eastAsiaTheme="minorHAnsi"/>
          <w:vertAlign w:val="superscript"/>
          <w14:ligatures w14:val="standardContextual"/>
        </w:rPr>
        <w:t>1</w:t>
      </w:r>
      <w:r>
        <w:fldChar w:fldCharType="end"/>
        <w:t xml:space="preserve">. Spectral-library material classifications were mapped to 13 polymer-density groups: polyethylene, polypropylene, styrenic polymers, polytetrafluoroethylene (PTFE), polyester/polyethylene terephthalate (PET), polycarbonate, polyurethane, polyamide/acrylamide, acrylic polymers, vinyl polymers, halogenated vinyl polymers, silicone polymers, and cellulose derivatives. Polymer densities were assigned using literature values from ref. </w:t>
        <w:fldChar w:fldCharType="begin"/>
        <w:instrText xml:space="preserve"> ADDIN ZOTERO_ITEM CSL_CITATION {"citationID":"yun8IcG6","properties":{"unsorted":false,"formattedCitation":"\\super 2\\nosupersub{}","plainCitation":"2","noteIndex":0},"citationItems":[{"id":11729,"uris":["http://zotero.org/users/11732030/items/25NJYLLZ"],"itemData":{"id":11729,"type":"article-journal","abstract":"This review of 68 studies compares the methodologies\nused for the identification and quantification of microplastics from the marine environment. Three main sampling strategies were identified: selective, volume-reduced, and bulk sampling. Most sediment samples came from sandy beaches at the high tide line, and most seawater samples were taken at the sea surface using neuston nets. Four steps were distinguished during sample processing: density separation, filtration, sieving, and visual sorting of microplastics. Visual sorting was one of the most commonly used methods for the identification of microplastics (using type, shape, degradation stage, and color as criteria). Chemical and physical characteristics (e.g., specific density) were also used. The most reliable method to identify the chemical composition of microplastics is by infrared spectroscopy. Most studies reported that plastic fragments were polyethylene and polypropylene polymers. Units commonly used for abundance estimates are “items per m2”\nfor sediment and sea surface studies and “items per m3” for water column studies. Mesh size of sieves and filters\nused during sampling or sample processing influence abundance estimates.\nMost studies reported two main size ranges of microplastics: (i) 500\nμm–5 mm, which are retained by a 500 μm sieve/net,\nand (ii) 1–500 μm, or fractions thereof that are retained\non filters. We recommend that future programs of monitoring continue\nto distinguish these size fractions, but we suggest standardized sampling\nprocedures which allow the spatiotemporal comparison of microplastic\nabundance across marine environments.","container-title":"Environmental Science &amp; Technology","DOI":"10.1021/es2031505","ISSN":"0013-936X","issue":"6","journalAbbreviation":"Environ. Sci. Technol.","page":"3060-3075","source":"Silverchair","title":"Microplastics in the Marine Environment: A Review of the Methods Used for Identification and Quantification","title-short":"Microplastics in the Marine Environment","volume":"46","author":[{"family":"Hidalgo-Ruz","given":"Valeria"},{"family":"Gutow","given":"Lars"},{"family":"Thompson","given":"Richard C."},{"family":"Thiel","given":"Martin"}],"issued":{"date-parts":[["2012",2,9]]}}}],"schema":"https://github.com/citation-style-language/schema/raw/master/csl-citation.json"} </w:instrText>
        <w:fldChar w:fldCharType="separate"/>
      </w:r>
      <w:r>
        <w:rPr>
          <w:rFonts w:eastAsiaTheme="minorHAnsi"/>
          <w:vertAlign w:val="superscript"/>
          <w14:ligatures w14:val="standardContextual"/>
        </w:rPr>
        <w:t>2</w:t>
      </w:r>
      <w:r>
        <w:fldChar w:fldCharType="end"/>
        <w:t>. Material classifications that could not be assigned to one of these polymer groups were assigned a density of 1.10 g cm</w:t>
      </w:r>
      <w:r>
        <w:rPr>
          <w:vertAlign w:val="superscript"/>
        </w:rPr>
        <w:t>-</w:t>
      </w:r>
      <w:r>
        <w:t xml:space="preserve">³, corresponding to the average density reported for microplastics in surface waters from ref. </w:t>
        <w:fldChar w:fldCharType="begin"/>
        <w:instrText xml:space="preserve"> ADDIN ZOTERO_ITEM CSL_CITATION {"citationID":"uF8bmbq2","properties":{"unsorted":false,"formattedCitation":"\\super 3\\nosupersub{}","plainCitation":"3","noteIndex":0},"citationItems":[{"id":975,"uris":["http://zotero.org/users/11732030/items/GC3QCJLW"],"itemData":{"id":975,"type":"article-journal","abstract":"Understanding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A."}],"issued":{"date-parts":[["2021"]]}}}],"schema":"https://github.com/citation-style-language/schema/raw/master/csl-citation.json"} </w:instrText>
        <w:fldChar w:fldCharType="separate"/>
      </w:r>
      <w:r>
        <w:rPr>
          <w:rFonts w:eastAsiaTheme="minorHAnsi"/>
          <w:vertAlign w:val="superscript"/>
          <w14:ligatures w14:val="standardContextual"/>
        </w:rPr>
        <w:t>3</w:t>
      </w:r>
      <w:r>
        <w:fldChar w:fldCharType="end"/>
        <w:t xml:space="preserve">. </w:t>
      </w:r>
    </w:p>
    <w:p w14:paraId="731AE2C8" w14:textId="77777777" w:rsidR="00073778" w:rsidRDefault="00073778" w:rsidP="000710A5">
      <w:pPr>
        <w:ind w:firstLine="720"/>
        <w:jc w:val="both"/>
      </w:pPr>
      <w:r>
        <w:t xml:space="preserve">Particles were classified as buoyant, neutrally buoyant, or settling relative to freshwater density (1.00 g cm⁻³). In the present dataset, only polyethylene and polypropylene were classified as buoyant under freshwater conditions. To test for density-driven vertical sorting within rivers, particles were grouped as buoyant or non-buoyant and the proportion of buoyant particles was compared between surface and subsurface samples. The surface-versus-subsurface comparison was evaluated using a one-sided two-sample test of proportions, with the alternative hypothesis that the proportion of buoyant particles was greater in surface than subsurface samples. When expected cell frequencies were &lt;5, a one-sided Fisher's exact test was used instead. </w:t>
      </w:r>
    </w:p>
    <w:p w14:paraId="6E81C528" w14:textId="77777777" w:rsidR="001A0188" w:rsidRDefault="001A0188" w:rsidP="001A0188">
      <w:pPr>
        <w:jc w:val="both"/>
      </w:pPr>
    </w:p>
    <w:p w14:paraId="4EF87DFA" w14:textId="77777777" w:rsidR="001A0188" w:rsidRDefault="001A0188" w:rsidP="001A0188">
      <w:pPr>
        <w:jc w:val="both"/>
      </w:pPr>
    </w:p>
    <w:p w14:paraId="0D904AE9" w14:textId="0375883F" w:rsidR="001A0188" w:rsidRPr="001A0188" w:rsidRDefault="001A0188" w:rsidP="001A0188">
      <w:pPr>
        <w:jc w:val="both"/>
        <w:rPr>
          <w:i/>
          <w:iCs/>
        </w:rPr>
      </w:pPr>
      <w:r>
        <w:rPr>
          <w:i/>
          <w:iCs/>
        </w:rPr>
        <w:t>Cumulative particle-size-distribution fitting and size rescaling</w:t>
      </w:r>
    </w:p>
    <w:p w14:paraId="490DEBCA" w14:textId="502DF156" w:rsidR="00F76E19" w:rsidRDefault="00073778" w:rsidP="00957360">
      <w:pPr>
        <w:ind w:firstLine="720"/>
        <w:jc w:val="both"/>
      </w:pPr>
      <w:r>
        <w:t>Particle-size distributions (PSDs) were characterized from measured particle lengths using the cumulative particle-size-distribution (C-PSD) framework</w:t>
        <w:fldChar w:fldCharType="begin"/>
        <w:instrText xml:space="preserve"> ADDIN ZOTERO_ITEM CSL_CITATION {"citationID":"vWOiJvbO","properties":{"unsorted":false,"formattedCitation":"\\super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4</w:t>
      </w:r>
      <w:r>
        <w:fldChar w:fldCharType="end"/>
        <w:t>. Environmental microplastic PSDs are commonly approximated by the differential power-law relationship:</w:t>
      </w:r>
    </w:p>
    <w:p w14:paraId="32624748" w14:textId="681EC5BA" w:rsidR="00F5306E" w:rsidRDefault="00F76E19" w:rsidP="00F76E19">
      <w:pPr>
        <w:spacing w:before="100" w:beforeAutospacing="1" w:after="100" w:afterAutospacing="1"/>
        <w:jc w:val="center"/>
      </w:pPr>
      <m:oMathPara>
        <m:oMath>
          <m:r>
            <w:rPr>
              <w:rFonts w:ascii="Cambria Math" w:hAnsi="Cambria Math"/>
            </w:rPr>
            <m:t>N</m:t>
          </m:r>
          <m:d>
            <m:dPr>
              <m:ctrlPr>
                <w:rPr>
                  <w:rFonts w:ascii="Cambria Math" w:hAnsi="Cambria Math"/>
                  <w:i/>
                </w:rPr>
              </m:ctrlPr>
            </m:dPr>
            <m:e>
              <m:r>
                <w:rPr>
                  <w:rFonts w:ascii="Cambria Math" w:hAnsi="Cambria Math"/>
                </w:rPr>
                <m:t>L</m:t>
              </m:r>
            </m:e>
          </m:d>
          <m:r>
            <w:rPr>
              <w:rFonts w:ascii="Cambria Math" w:hAnsi="Cambria Math"/>
            </w:rPr>
            <m:t>= b</m:t>
          </m:r>
          <m:sSup>
            <m:sSupPr>
              <m:ctrlPr>
                <w:rPr>
                  <w:rFonts w:ascii="Cambria Math" w:hAnsi="Cambria Math"/>
                  <w:i/>
                </w:rPr>
              </m:ctrlPr>
            </m:sSupPr>
            <m:e>
              <m:r>
                <w:rPr>
                  <w:rFonts w:ascii="Cambria Math" w:hAnsi="Cambria Math"/>
                </w:rPr>
                <m:t>L</m:t>
              </m:r>
            </m:e>
            <m:sup>
              <m:r>
                <w:rPr>
                  <w:rFonts w:ascii="Cambria Math" w:hAnsi="Cambria Math"/>
                </w:rPr>
                <m:t>a</m:t>
              </m:r>
            </m:sup>
          </m:sSup>
        </m:oMath>
      </m:oMathPara>
    </w:p>
    <w:p w14:paraId="7711A34E" w14:textId="161E9227" w:rsidR="00073778" w:rsidRDefault="00F5306E" w:rsidP="001E6176">
      <w:pPr>
        <w:spacing w:before="100" w:beforeAutospacing="1" w:after="100" w:afterAutospacing="1"/>
        <w:jc w:val="both"/>
      </w:pPr>
      <w:r>
        <w:t xml:space="preserve">Where N(L) represents particle abundance as a function of particle length L, </w:t>
      </w:r>
      <w:r>
        <w:rPr>
          <w:i/>
          <w:iCs/>
        </w:rPr>
        <w:t>a</w:t>
      </w:r>
      <w:r>
        <w:t xml:space="preserve"> is the differential power-law exponent, and </w:t>
      </w:r>
      <w:r>
        <w:rPr>
          <w:i/>
          <w:iCs/>
        </w:rPr>
        <w:t>b</w:t>
      </w:r>
      <w:r>
        <w:t xml:space="preserve"> is the scaling coefficient. In log-log space, this relationship is linear with slope </w:t>
      </w:r>
      <w:r>
        <w:rPr>
          <w:i/>
          <w:iCs/>
        </w:rPr>
        <w:t>a</w:t>
      </w:r>
      <w:r>
        <w:t xml:space="preserve">.  Rather than fitting conventional bin-normalized PSDs (BN-PSDs), we fitted cumulative particle abundances following ref. </w:t>
        <w:fldChar w:fldCharType="begin"/>
        <w:instrText xml:space="preserve"> ADDIN ZOTERO_ITEM CSL_CITATION {"citationID":"oFjsxfel","properties":{"unsorted":false,"formattedCitation":"\\super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4</w:t>
      </w:r>
      <w:r>
        <w:fldChar w:fldCharType="end"/>
        <w:t xml:space="preserve">. Conventional BN-PSD regression can produce slope estimates that depend systematically on the selected bin width, whereas cumulative fitting substantially reduces this binning bias and produces estimates comparable to maximum-likelihood fits of raw particle-size observations. For the cumulative distribution, the number of particles greater than or equal to a given particle length follows:</w:t>
      </w:r>
    </w:p>
    <w:p w14:paraId="004372F2" w14:textId="63B6D3AF" w:rsidR="00F76E19" w:rsidRDefault="00F76E19" w:rsidP="00073778">
      <w:pPr>
        <w:spacing w:before="100" w:beforeAutospacing="1" w:after="100" w:afterAutospacing="1"/>
      </w:pPr>
      <m:oMathPara>
        <m:oMath>
          <m:r>
            <w:rPr>
              <w:rFonts w:ascii="Cambria Math" w:hAnsi="Cambria Math"/>
            </w:rPr>
            <m:t>N</m:t>
          </m:r>
          <m:d>
            <m:dPr>
              <m:ctrlPr>
                <w:rPr>
                  <w:rFonts w:ascii="Cambria Math" w:hAnsi="Cambria Math"/>
                  <w:i/>
                </w:rPr>
              </m:ctrlPr>
            </m:dPr>
            <m:e>
              <m:r>
                <w:rPr>
                  <w:rFonts w:ascii="Cambria Math" w:hAnsi="Cambria Math"/>
                </w:rPr>
                <m:t>≥L</m:t>
              </m:r>
            </m:e>
          </m:d>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L</m:t>
              </m:r>
            </m:e>
            <m:sup>
              <m:sSup>
                <m:sSupPr>
                  <m:ctrlPr>
                    <w:rPr>
                      <w:rFonts w:ascii="Cambria Math" w:hAnsi="Cambria Math"/>
                      <w:i/>
                    </w:rPr>
                  </m:ctrlPr>
                </m:sSupPr>
                <m:e>
                  <m:r>
                    <w:rPr>
                      <w:rFonts w:ascii="Cambria Math" w:hAnsi="Cambria Math"/>
                    </w:rPr>
                    <m:t>a</m:t>
                  </m:r>
                </m:e>
                <m:sup>
                  <m:r>
                    <w:rPr>
                      <w:rFonts w:ascii="Cambria Math" w:hAnsi="Cambria Math"/>
                    </w:rPr>
                    <m:t>'</m:t>
                  </m:r>
                </m:sup>
              </m:sSup>
            </m:sup>
          </m:sSup>
        </m:oMath>
      </m:oMathPara>
    </w:p>
    <w:p w14:paraId="7AB2EDC1" w14:textId="6E4A4C50" w:rsidR="00073778" w:rsidRDefault="00F5306E" w:rsidP="00073778">
      <w:pPr>
        <w:spacing w:before="100" w:beforeAutospacing="1" w:after="100" w:afterAutospacing="1"/>
      </w:pPr>
      <w:r>
        <w:t xml:space="preserve">Where </w:t>
      </w:r>
      <w:r>
        <w:rPr>
          <w:rStyle w:val="mord"/>
          <w:i/>
          <w:iCs/>
        </w:rPr>
        <w:t>a</w:t>
      </w:r>
      <w:r>
        <w:rPr>
          <w:rStyle w:val="mord"/>
        </w:rPr>
        <w:t xml:space="preserve">′ </w:t>
      </w:r>
      <w:r>
        <w:t xml:space="preserve">and </w:t>
      </w:r>
      <w:r>
        <w:rPr>
          <w:rStyle w:val="mord"/>
          <w:i/>
          <w:iCs/>
        </w:rPr>
        <w:t>b</w:t>
      </w:r>
      <w:r>
        <w:rPr>
          <w:rStyle w:val="mord"/>
        </w:rPr>
        <w:t xml:space="preserve">′ </w:t>
      </w:r>
      <w:r>
        <w:t>are the fitted cumulative slope and scaling coefficient, respectively. The cumulative and differential slopes are related by:</w:t>
      </w:r>
    </w:p>
    <w:p w14:paraId="3D99D102" w14:textId="40FBCF27" w:rsidR="00F76E19" w:rsidRDefault="00F76E19" w:rsidP="00073778">
      <w:pPr>
        <w:spacing w:before="100" w:beforeAutospacing="1" w:after="100" w:afterAutospacing="1"/>
      </w:pPr>
      <m:oMathPara>
        <m:oMath>
          <m:r>
            <w:rPr>
              <w:rFonts w:ascii="Cambria Math" w:hAnsi="Cambria Math"/>
            </w:rPr>
            <m:t>a' = a + 1</m:t>
          </m:r>
        </m:oMath>
      </m:oMathPara>
    </w:p>
    <w:p w14:paraId="3D580012" w14:textId="7BD33E6B" w:rsidR="00073778" w:rsidRDefault="00073778" w:rsidP="00073778">
      <w:pPr>
        <w:spacing w:before="100" w:beforeAutospacing="1" w:after="100" w:afterAutospacing="1"/>
      </w:pPr>
      <w:r>
        <w:t xml:space="preserve">and therefore, the differential PSD slope reported in this study was calculated as:</w:t>
      </w:r>
    </w:p>
    <w:p w14:paraId="47F18EE5" w14:textId="0349E647" w:rsidR="00F76E19" w:rsidRDefault="00F76E19" w:rsidP="00073778">
      <w:pPr>
        <w:spacing w:before="100" w:beforeAutospacing="1" w:after="100" w:afterAutospacing="1"/>
      </w:pPr>
      <m:oMathPara>
        <m:oMath>
          <m:r>
            <w:rPr>
              <w:rFonts w:ascii="Cambria Math" w:hAnsi="Cambria Math"/>
            </w:rPr>
            <w:lastRenderedPageBreak/>
            <m:t>a = a' - 1</m:t>
          </m:r>
        </m:oMath>
      </m:oMathPara>
    </w:p>
    <w:p w14:paraId="04F392E0" w14:textId="187229BB" w:rsidR="00D41C38" w:rsidRPr="00073778" w:rsidRDefault="00073778" w:rsidP="00D41C38">
      <w:r>
        <w:t xml:space="preserve">The differential scaling coefficient can similarly be recovered from the cumulative parameters as described by </w:t>
      </w:r>
      <w:bookmarkStart w:id="1" w:name="_Hlk239500430"/>
      <w:r>
        <w:t xml:space="preserve">ref. </w:t>
        <w:fldChar w:fldCharType="begin"/>
        <w:instrText xml:space="preserve"> ADDIN ZOTERO_ITEM CSL_CITATION {"citationID":"gZjFJQg7","properties":{"unsorted":false,"formattedCitation":"\\super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4</w:t>
      </w:r>
      <w:r>
        <w:fldChar w:fldCharType="end"/>
        <w:t>.</w:t>
      </w:r>
      <w:bookmarkEnd w:id="1"/>
    </w:p>
    <w:p w14:paraId="023819E2" w14:textId="1D46A54D" w:rsidR="00073778" w:rsidRPr="00073778" w:rsidRDefault="00073778" w:rsidP="00003C75">
      <w:pPr>
        <w:ind w:firstLine="720"/>
        <w:jc w:val="both"/>
      </w:pPr>
      <w:r>
        <w:t>The lower and upper particle-size limits over which each C-PSD was fitted were determined using the two-step limit-of-detection (LOD) procedure</w:t>
        <w:fldChar w:fldCharType="begin"/>
        <w:instrText xml:space="preserve"> ADDIN ZOTERO_ITEM CSL_CITATION {"citationID":"5ryG4Zmg","properties":{"unsorted":false,"formattedCitation":"\\super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4</w:t>
      </w:r>
      <w:r>
        <w:fldChar w:fldCharType="end"/>
        <w:t xml:space="preserve">. This procedure was used because environmental PSDs may deviate from the expected power law at both ends of the measured size distribution. At the lower end, incomplete recovery or analytical detection can result in undercounting of small particles, whereas at the upper end, increasingly rare large particles may be insufficiently represented at the sampled volume. Both processes can bias the estimated power-law slope if affected size classes are included in the regression. </w:t>
      </w:r>
    </w:p>
    <w:p w14:paraId="3D45A933" w14:textId="77777777" w:rsidR="00073778" w:rsidRPr="00073778" w:rsidRDefault="00073778" w:rsidP="000710A5">
      <w:pPr>
        <w:ind w:firstLine="720"/>
        <w:jc w:val="both"/>
      </w:pPr>
      <w:r>
        <w:t xml:space="preserve">For each analysis group, particle lengths were binned and both the BN-PSD and C-PSD were calculated. A preliminary ordinary least-squares (OLS) regression was fitted across the full C-PSD. Bins with positive residuals from this preliminary fit were retained as candidates for the final regression window, while bins below the peak of the BN-PSD were excluded to reduce the influence of small-particle undercounting. Bins above 5000 µm were also excluded because they fall outside the conventional microplastic size range. </w:t>
      </w:r>
    </w:p>
    <w:p w14:paraId="74879F73" w14:textId="05939360" w:rsidR="00BF3A3E" w:rsidRDefault="00073778" w:rsidP="001E6176">
      <w:pPr>
        <w:ind w:firstLine="720"/>
        <w:jc w:val="both"/>
      </w:pPr>
      <w:r>
        <w:t>All possible contiguous candidate windows containing at least three size bins were subsequently evaluated using OLS regression of log</w:t>
      </w:r>
      <w:r>
        <w:rPr>
          <w:vertAlign w:val="subscript"/>
        </w:rPr>
        <w:t>10</w:t>
      </w:r>
      <w:r>
        <w:t xml:space="preserve"> cumulative particle abundance against log</w:t>
      </w:r>
      <w:r>
        <w:rPr>
          <w:vertAlign w:val="subscript"/>
        </w:rPr>
        <w:t>10</w:t>
      </w:r>
      <w:r>
        <w:t xml:space="preserve"> particle length. Candidate windows with R</w:t>
      </w:r>
      <w:r>
        <w:rPr>
          <w:vertAlign w:val="superscript"/>
        </w:rPr>
        <w:t>2</w:t>
      </w:r>
      <w:r>
        <w:t xml:space="preserve"> &lt; 0.90 were excluded. Among the remaining windows, the longest qualifying window was selected for the final C-PSD fit, with ties resolved using R</w:t>
      </w:r>
      <w:r>
        <w:rPr>
          <w:vertAlign w:val="superscript"/>
        </w:rPr>
        <w:t>2</w:t>
      </w:r>
      <w:r>
        <w:t>. If no candidate window met these criteria, the widest available candidate range was retained as a fallback. C-PSDs were fitted separately by particle morphology and for each of the four rivers (Carmel, Pajaro, Salinas, and San Lorenzo). The resulting cumulative slopes were converted to the differential-slope convention described above before subsequent comparisons and size rescaling.</w:t>
      </w:r>
    </w:p>
    <w:p w14:paraId="084533E1" w14:textId="45AD079C" w:rsidR="00F76E19" w:rsidRPr="009F0D90" w:rsidRDefault="00073778" w:rsidP="00D41C38">
      <w:pPr>
        <w:ind w:firstLine="720"/>
        <w:jc w:val="both"/>
      </w:pPr>
      <w:r>
        <w:t xml:space="preserve">To determine whether independently fitted river-level PSD slopes differed by more than expected from sampling uncertainty, we used Cochran’s Q heterogeneity test. Each river-specific differential slope was weighted by the inverse of its sampling variance, </w:t>
      </w:r>
      <m:oMath>
        <m:f>
          <m:fPr>
            <m:ctrlPr>
              <w:rPr>
                <w:rFonts w:ascii="Cambria Math" w:hAnsi="Cambria Math"/>
                <w:i/>
              </w:rPr>
            </m:ctrlPr>
          </m:fPr>
          <m:num>
            <m:r>
              <w:rPr>
                <w:rFonts w:ascii="Cambria Math" w:hAnsi="Cambria Math"/>
              </w:rPr>
              <m:t>1</m:t>
            </m:r>
          </m:num>
          <m:den>
            <m:r>
              <w:rPr>
                <w:rFonts w:ascii="Cambria Math" w:hAnsi="Cambria Math"/>
              </w:rPr>
              <m:t>S</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den>
        </m:f>
      </m:oMath>
      <w:r>
        <w:t xml:space="preserve">, where </w:t>
      </w:r>
      <w:r>
        <w:rPr>
          <w:i/>
          <w:iCs/>
        </w:rPr>
        <w:t>SE</w:t>
      </w:r>
      <w:r>
        <w:rPr>
          <w:i/>
          <w:iCs/>
          <w:vertAlign w:val="subscript"/>
        </w:rPr>
        <w:t>i</w:t>
      </w:r>
      <w:r>
        <w:t xml:space="preserve"> is the standard error of the fitted slope. Cochran’s Q was then calculated and evaluated against a χ² distribution with </w:t>
      </w:r>
      <w:r>
        <w:rPr>
          <w:i/>
          <w:iCs/>
        </w:rPr>
        <w:t>k</w:t>
      </w:r>
      <w:r>
        <w:t xml:space="preserve"> - 1 degrees of freedom, where </w:t>
      </w:r>
      <w:r>
        <w:rPr>
          <w:i/>
          <w:iCs/>
        </w:rPr>
        <w:t>k</w:t>
      </w:r>
      <w:r>
        <w:t xml:space="preserve"> was the number of valid river-specific slope estimates. We additionally calculated </w:t>
      </w:r>
      <w:r>
        <w:rPr>
          <w:i/>
          <w:iCs/>
        </w:rPr>
        <w:t>I</w:t>
      </w:r>
      <w:r>
        <w:rPr>
          <w:vertAlign w:val="superscript"/>
        </w:rPr>
        <w:t>2</w:t>
      </w:r>
      <w:r>
        <w:t xml:space="preserve"> to quantify the percentage of observed variation among slopes attributable to heterogeneity rather than sampling error. Together, these statistics were used to evaluate whether independently fitted river PSDs differed systematically among locations.</w:t>
      </w:r>
    </w:p>
    <w:p w14:paraId="1C2838A3" w14:textId="720E985D" w:rsidR="005F68FB" w:rsidRPr="00D41C38" w:rsidRDefault="005F68FB" w:rsidP="001A0188">
      <w:pPr>
        <w:ind w:firstLine="720"/>
      </w:pPr>
      <w:r>
        <w:t>Fitted power laws were used to rescale measured particle concentrations between specified particle-size ranges following established microplastic size-alignment approaches</w:t>
        <w:fldChar w:fldCharType="begin"/>
        <w:instrText xml:space="preserve"> ADDIN ZOTERO_ITEM CSL_CITATION {"citationID":"GvWVu5fq","properties":{"unsorted":false,"formattedCitation":"\\super 4,5\\nosupersub{}","plainCitation":"4,5","noteIndex":0},"citationItems":[{"id":992,"uris":["http://zotero.org/users/11732030/items/B5TG6KQZ"],"itemData":{"id":992,"type":"article-journal","abstract":"Microplastics have recently been detected in drinking water as well as in drinking water sources. This presence has triggered discussions on possible implications for human health. However, there have been questions regarding the quality of these occurrence studies since there are no standard sampling, extraction and identification methods for microplastics. Accordingly, we assessed the quality of fifty studies researching microplastics in drinking water and in its major freshwater sources. This includes an assessment of microplastic occurrence data from river and lake water, groundwater, tap water and bottled drinking water. Studies of occurrence in wastewater were also reviewed. We review and propose best practices to sample, extract and detect microplastics and provide a quantitative quality assessment of studies reporting microplastic concentrations. Further, we summarize the findings related to microplastic concentrations, polymer types and particle shapes. Microplastics are frequently present in freshwaters and drinking water, and number concentrations spanned ten orders of magnitude (1 × 10−2 to 108 #/m3) across individual samples and water types. However, only four out of 50 studies received positive scores for all proposed quality criteria, implying there is a significant need to improve quality assurance of microplastic sampling and analysis in water samples. The order in globally detected polymers in these studies is PE ≈ PP &gt; PS &gt; PVC &gt; PET, which probably reflects the global plastic demand and a higher tendency for PVC and PET to settle as a result of their higher densities. Fragments, fibres, film, foam and pellets were the most frequently reported shapes. We conclude that more high quality data is needed on the occurrence of microplastics in drinking water, to better understand potential exposure and to inform human health risk assessments.","container-title":"Water Research","DOI":"10.1016/j.watres.2019.02.054","ISSN":"18792448","page":"410–422","PMID":"30861380","publisher":"Elsevier Ltd","title":"Microplastics in freshwaters and drinking water: Critical review and assessment of data quality","volume":"155","author":[{"family":"Koelmans","given":"Albert A."},{"family":"Mohamed Nor","given":"Nur Hazimah"},{"family":"Hermsen","given":"Enya"},{"family":"Kooi","given":"Merel"},{"family":"Mintenig","given":"Svenja M."},{"family":"De France","given":"Jennifer"}],"issued":{"date-parts":[["2019"]]}}},{"id":11720,"uris":["http://zotero.org/users/11732030/items/4PYNHCUY"],"itemData":{"id":11720,"type":"article-journal","abstract":"Studies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4,5</w:t>
      </w:r>
      <w:r>
        <w:fldChar w:fldCharType="end"/>
        <w:t>. For a differential PSD,</w:t>
      </w:r>
    </w:p>
    <w:p w14:paraId="392AD627" w14:textId="3D8E6E3F" w:rsidR="00F76E19" w:rsidRPr="00073778" w:rsidRDefault="00000000" w:rsidP="00073778">
      <w:pPr>
        <w:spacing w:before="100" w:beforeAutospacing="1" w:after="100" w:afterAutospacing="1"/>
      </w:pPr>
      <m:oMathPara>
        <m:oMath>
          <m:f>
            <m:fPr>
              <m:ctrlPr>
                <w:rPr>
                  <w:rFonts w:ascii="Cambria Math" w:hAnsi="Cambria Math"/>
                  <w:i/>
                </w:rPr>
              </m:ctrlPr>
            </m:fPr>
            <m:num>
              <m:r>
                <w:rPr>
                  <w:rFonts w:ascii="Cambria Math" w:hAnsi="Cambria Math"/>
                </w:rPr>
                <m:t>dN</m:t>
              </m:r>
            </m:num>
            <m:den>
              <m:r>
                <w:rPr>
                  <w:rFonts w:ascii="Cambria Math" w:hAnsi="Cambria Math"/>
                </w:rPr>
                <m:t>dL</m:t>
              </m:r>
            </m:den>
          </m:f>
          <m:r>
            <w:rPr>
              <w:rFonts w:ascii="Cambria Math" w:hAnsi="Cambria Math"/>
            </w:rPr>
            <m:t>= k</m:t>
          </m:r>
          <m:sSup>
            <m:sSupPr>
              <m:ctrlPr>
                <w:rPr>
                  <w:rFonts w:ascii="Cambria Math" w:hAnsi="Cambria Math"/>
                  <w:i/>
                </w:rPr>
              </m:ctrlPr>
            </m:sSupPr>
            <m:e>
              <m:r>
                <w:rPr>
                  <w:rFonts w:ascii="Cambria Math" w:hAnsi="Cambria Math"/>
                </w:rPr>
                <m:t>L</m:t>
              </m:r>
            </m:e>
            <m:sup>
              <m:r>
                <w:rPr>
                  <w:rFonts w:ascii="Cambria Math" w:hAnsi="Cambria Math"/>
                </w:rPr>
                <m:t>a</m:t>
              </m:r>
            </m:sup>
          </m:sSup>
        </m:oMath>
      </m:oMathPara>
    </w:p>
    <w:p w14:paraId="3DA48C92" w14:textId="0DDAB38B" w:rsidR="005F68FB" w:rsidRDefault="005F68FB" w:rsidP="00073778">
      <w:pPr>
        <w:spacing w:before="100" w:beforeAutospacing="1" w:after="100" w:afterAutospacing="1"/>
      </w:pPr>
      <w:r>
        <w:t xml:space="preserve">where is </w:t>
      </w:r>
      <w:r>
        <w:rPr>
          <w:i/>
          <w:iCs/>
        </w:rPr>
        <w:t>L</w:t>
      </w:r>
      <w:r>
        <w:t xml:space="preserve"> particle length, </w:t>
      </w:r>
      <w:r>
        <w:rPr>
          <w:i/>
          <w:iCs/>
        </w:rPr>
        <w:t>a</w:t>
      </w:r>
      <w:r>
        <w:t xml:space="preserve"> is the differential PSD slope, and </w:t>
      </w:r>
      <w:r>
        <w:rPr>
          <w:i/>
          <w:iCs/>
        </w:rPr>
        <w:t>k</w:t>
      </w:r>
      <w:r>
        <w:t xml:space="preserve"> is the scaling coefficient. The predicted number of particles within a size interval [</w:t>
      </w:r>
      <w:r>
        <w:rPr>
          <w:i/>
          <w:iCs/>
        </w:rPr>
        <w:t>L</w:t>
      </w:r>
      <w:r>
        <w:rPr>
          <w:vertAlign w:val="subscript"/>
        </w:rPr>
        <w:t>1</w:t>
      </w:r>
      <w:r>
        <w:t xml:space="preserve">, </w:t>
      </w:r>
      <w:r>
        <w:rPr>
          <w:i/>
          <w:iCs/>
        </w:rPr>
        <w:t>L</w:t>
      </w:r>
      <w:r>
        <w:rPr>
          <w:vertAlign w:val="subscript"/>
        </w:rPr>
        <w:t>2</w:t>
      </w:r>
      <w:r>
        <w:t>] is obtained by integrating the differential PSD:</w:t>
      </w:r>
    </w:p>
    <w:p w14:paraId="53B1BA3E" w14:textId="5E855F44" w:rsidR="00F76E19" w:rsidRPr="00073778" w:rsidRDefault="00000000" w:rsidP="00073778">
      <w:pPr>
        <w:spacing w:before="100" w:beforeAutospacing="1" w:after="100" w:afterAutospacing="1"/>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sub>
          </m:sSub>
          <m:r>
            <w:rPr>
              <w:rFonts w:ascii="Cambria Math" w:hAnsi="Cambria Math"/>
            </w:rPr>
            <m:t xml:space="preserve">= </m:t>
          </m:r>
          <m:nary>
            <m:naryPr>
              <m:ctrlPr>
                <w:rPr>
                  <w:rFonts w:ascii="Cambria Math" w:hAnsi="Cambria Math"/>
                  <w:i/>
                </w:rPr>
              </m:ctrlPr>
            </m:naryPr>
            <m:sub>
              <m:sSub>
                <m:sSubPr>
                  <m:ctrlPr>
                    <w:rPr>
                      <w:rFonts w:ascii="Cambria Math" w:hAnsi="Cambria Math"/>
                      <w:i/>
                    </w:rPr>
                  </m:ctrlPr>
                </m:sSubPr>
                <m:e>
                  <m:r>
                    <w:rPr>
                      <w:rFonts w:ascii="Cambria Math" w:hAnsi="Cambria Math"/>
                    </w:rPr>
                    <m:t>L</m:t>
                  </m:r>
                </m:e>
                <m:sub>
                  <m:r>
                    <w:rPr>
                      <w:rFonts w:ascii="Cambria Math" w:hAnsi="Cambria Math"/>
                    </w:rPr>
                    <m:t>1</m:t>
                  </m:r>
                </m:sub>
              </m:sSub>
            </m:sub>
            <m:sup>
              <m:sSub>
                <m:sSubPr>
                  <m:ctrlPr>
                    <w:rPr>
                      <w:rFonts w:ascii="Cambria Math" w:hAnsi="Cambria Math"/>
                      <w:i/>
                    </w:rPr>
                  </m:ctrlPr>
                </m:sSubPr>
                <m:e>
                  <m:r>
                    <w:rPr>
                      <w:rFonts w:ascii="Cambria Math" w:hAnsi="Cambria Math"/>
                    </w:rPr>
                    <m:t>L</m:t>
                  </m:r>
                </m:e>
                <m:sub>
                  <m:r>
                    <w:rPr>
                      <w:rFonts w:ascii="Cambria Math" w:hAnsi="Cambria Math"/>
                    </w:rPr>
                    <m:t>2</m:t>
                  </m:r>
                </m:sub>
              </m:sSub>
            </m:sup>
            <m:e>
              <m:r>
                <w:rPr>
                  <w:rFonts w:ascii="Cambria Math" w:hAnsi="Cambria Math"/>
                </w:rPr>
                <m:t>k</m:t>
              </m:r>
              <m:sSup>
                <m:sSupPr>
                  <m:ctrlPr>
                    <w:rPr>
                      <w:rFonts w:ascii="Cambria Math" w:hAnsi="Cambria Math"/>
                      <w:i/>
                    </w:rPr>
                  </m:ctrlPr>
                </m:sSupPr>
                <m:e>
                  <m:r>
                    <w:rPr>
                      <w:rFonts w:ascii="Cambria Math" w:hAnsi="Cambria Math"/>
                    </w:rPr>
                    <m:t>L</m:t>
                  </m:r>
                </m:e>
                <m:sup>
                  <m:r>
                    <w:rPr>
                      <w:rFonts w:ascii="Cambria Math" w:hAnsi="Cambria Math"/>
                    </w:rPr>
                    <m:t>a</m:t>
                  </m:r>
                </m:sup>
              </m:sSup>
              <m:r>
                <w:rPr>
                  <w:rFonts w:ascii="Cambria Math" w:hAnsi="Cambria Math"/>
                </w:rPr>
                <m:t>dL</m:t>
              </m:r>
            </m:e>
          </m:nary>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a+1</m:t>
                  </m:r>
                </m:den>
              </m:f>
            </m:e>
          </m:d>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a+1</m:t>
                  </m:r>
                </m:sup>
              </m:sSubSup>
              <m: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a+1</m:t>
                  </m:r>
                </m:sup>
              </m:sSubSup>
            </m:e>
          </m:d>
        </m:oMath>
      </m:oMathPara>
    </w:p>
    <w:p w14:paraId="76CB65DC" w14:textId="14402BC2" w:rsidR="005F68FB" w:rsidRDefault="005F68FB" w:rsidP="00073778">
      <w:pPr>
        <w:spacing w:before="100" w:beforeAutospacing="1" w:after="100" w:afterAutospacing="1"/>
      </w:pPr>
      <w:r>
        <w:t>To rescale a measured concentration to a target size range, we calculated a correction factor (</w:t>
      </w:r>
      <w:r>
        <w:rPr>
          <w:i/>
          <w:iCs/>
        </w:rPr>
        <w:t>CF</w:t>
      </w:r>
      <w:r>
        <w:t>) as the ratio of predicted particle abundance over the target size interval to that over the measured size interval:</w:t>
      </w:r>
    </w:p>
    <w:p w14:paraId="54DAB8B8" w14:textId="7FB2D082" w:rsidR="00D013CF" w:rsidRDefault="00D013CF" w:rsidP="00073778">
      <w:pPr>
        <w:spacing w:before="100" w:beforeAutospacing="1" w:after="100" w:afterAutospacing="1"/>
      </w:pPr>
      <m:oMathPara>
        <m:oMath>
          <m:r>
            <w:rPr>
              <w:rFonts w:ascii="Cambria Math" w:hAnsi="Cambria Math"/>
            </w:rPr>
            <m:t>CF =</m:t>
          </m:r>
          <m:f>
            <m:fPr>
              <m:ctrlPr>
                <w:rPr>
                  <w:rFonts w:ascii="Cambria Math" w:hAnsi="Cambria Math"/>
                  <w:i/>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target,min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target,max</m:t>
                      </m:r>
                    </m:sub>
                  </m:sSub>
                </m:e>
              </m:d>
            </m:num>
            <m:den>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measured,min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measured,max</m:t>
                      </m:r>
                    </m:sub>
                  </m:sSub>
                </m:e>
              </m:d>
            </m:den>
          </m:f>
        </m:oMath>
      </m:oMathPara>
    </w:p>
    <w:p w14:paraId="4122AB0F" w14:textId="2657E8A3" w:rsidR="00A845A9" w:rsidRPr="00D53733" w:rsidRDefault="005F68FB" w:rsidP="00003C75">
      <w:pPr>
        <w:jc w:val="both"/>
        <w:rPr>
          <w:rStyle w:val="Strong"/>
          <w:b w:val="0"/>
          <w:bCs w:val="0"/>
        </w:rPr>
      </w:pPr>
      <w:r>
        <w:t xml:space="preserve">The measured concentration was multiplied by </w:t>
      </w:r>
      <w:r>
        <w:rPr>
          <w:i/>
          <w:iCs/>
        </w:rPr>
        <w:t>CF</w:t>
      </w:r>
      <w:r>
        <w:t xml:space="preserve"> to obtain the corresponding concentration over the target size interval. Because the same fitted PSD is integrated in the numerator and denominator, the scaling coefficient </w:t>
      </w:r>
      <w:r>
        <w:rPr>
          <w:i/>
          <w:iCs/>
        </w:rPr>
        <w:t>k</w:t>
      </w:r>
      <w:r>
        <w:t xml:space="preserve"> cancels, and the correction factor depends only on the fitted differential slope and specified size limits. Power-law extrapolation assumes that the fitted relationship extends beyond the empirically supported fitting window. In addition, the upper tail of a C-PSD can deviate from the fitted relationship when rare large particles are insufficiently sampled</w:t>
        <w:fldChar w:fldCharType="begin"/>
        <w:instrText xml:space="preserve"> ADDIN ZOTERO_ITEM CSL_CITATION {"citationID":"0qhUIPPN","properties":{"unsorted":false,"formattedCitation":"\\super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4</w:t>
      </w:r>
      <w:r>
        <w:fldChar w:fldCharType="end"/>
        <w:t>. We therefore restricted slope estimation to the empirically supported C-PSD fitting window and evaluated sensitivity to the single-power-law assumption separately.</w:t>
      </w:r>
    </w:p>
    <w:p w14:paraId="0105E66F" w14:textId="77777777" w:rsidR="00A845A9" w:rsidRDefault="00A845A9" w:rsidP="00D53733">
      <w:pPr>
        <w:pStyle w:val="pdq2pgselectionanchorcontainer"/>
        <w:spacing w:before="0" w:beforeAutospacing="0" w:after="0" w:afterAutospacing="0"/>
        <w:rPr>
          <w:rStyle w:val="Strong"/>
        </w:rPr>
      </w:pPr>
    </w:p>
    <w:p w14:paraId="33B23DFC" w14:textId="77777777" w:rsidR="00D53733" w:rsidRDefault="00D53733" w:rsidP="00D53733">
      <w:pPr>
        <w:pStyle w:val="pdq2pgselectionanchorcontainer"/>
        <w:spacing w:before="0" w:beforeAutospacing="0" w:after="0" w:afterAutospacing="0"/>
        <w:rPr>
          <w:rStyle w:val="Strong"/>
        </w:rPr>
      </w:pPr>
    </w:p>
    <w:p w14:paraId="73AF190F" w14:textId="57068B53" w:rsidR="009F0D90" w:rsidRPr="001E0D4F" w:rsidRDefault="006979B0" w:rsidP="00D53733">
      <w:pPr>
        <w:pStyle w:val="pdq2pgselectionanchorcontainer"/>
        <w:spacing w:before="0" w:beforeAutospacing="0" w:after="0" w:afterAutospacing="0"/>
        <w:rPr>
          <w:b/>
          <w:bCs/>
          <w:i/>
          <w:iCs/>
        </w:rPr>
      </w:pPr>
      <w:r>
        <w:rPr>
          <w:rStyle w:val="Strong"/>
          <w:b w:val="0"/>
          <w:bCs w:val="0"/>
          <w:i/>
          <w:iCs/>
        </w:rPr>
        <w:t>Extrapolation of measured concentrations</w:t>
      </w:r>
    </w:p>
    <w:p w14:paraId="79E1259E" w14:textId="5C9EF4DA" w:rsidR="00A845A9" w:rsidRDefault="00D53733" w:rsidP="00D41C38">
      <w:pPr>
        <w:pStyle w:val="NormalWeb"/>
        <w:spacing w:before="0" w:beforeAutospacing="0" w:after="0" w:afterAutospacing="0"/>
        <w:ind w:firstLine="720"/>
        <w:jc w:val="both"/>
      </w:pPr>
      <w:r>
        <w:t xml:space="preserve">The microplastic concentration associated with the operational 50-500 µm sampling fraction was rescaled to the full 1-5000 µm size range. The 50-500 µm interval represents the nominal size fraction defined by the stacked sampling sieves rather than a strict bound on measured particle length. Specifically, the correction factor (</w:t>
      </w:r>
      <w:r>
        <w:rPr>
          <w:i/>
          <w:iCs/>
        </w:rPr>
        <w:t>CF</w:t>
      </w:r>
      <w:r>
        <w:t xml:space="preserve">) was calculated as the ratio of predicted particle abundance across the target 1-5000 µm range to predicted abundance across the empirically measured 50-500 µm range:</w:t>
      </w:r>
    </w:p>
    <w:p w14:paraId="4CA8BD51" w14:textId="1349A06F" w:rsidR="00D53733" w:rsidRDefault="00D53733" w:rsidP="006979B0">
      <w:pPr>
        <w:pStyle w:val="NormalWeb"/>
        <w:rPr>
          <w:rStyle w:val="mord"/>
          <w:i/>
          <w:iCs/>
        </w:rPr>
      </w:pPr>
      <m:oMathPara>
        <m:oMath>
          <m:r>
            <w:rPr>
              <w:rStyle w:val="mord"/>
              <w:rFonts w:ascii="Cambria Math" w:hAnsi="Cambria Math"/>
            </w:rPr>
            <m:t>C</m:t>
          </m:r>
          <m:sSub>
            <m:sSubPr>
              <m:ctrlPr>
                <w:rPr>
                  <w:rStyle w:val="mord"/>
                  <w:rFonts w:ascii="Cambria Math" w:hAnsi="Cambria Math"/>
                  <w:i/>
                  <w:iCs/>
                </w:rPr>
              </m:ctrlPr>
            </m:sSubPr>
            <m:e>
              <m:r>
                <w:rPr>
                  <w:rStyle w:val="mord"/>
                  <w:rFonts w:ascii="Cambria Math" w:hAnsi="Cambria Math"/>
                </w:rPr>
                <m:t>F</m:t>
              </m:r>
            </m:e>
            <m:sub>
              <m:r>
                <w:rPr>
                  <w:rStyle w:val="mord"/>
                  <w:rFonts w:ascii="Cambria Math" w:hAnsi="Cambria Math"/>
                </w:rPr>
                <m:t>50-500 → 1-5000</m:t>
              </m:r>
            </m:sub>
          </m:sSub>
          <m:r>
            <w:rPr>
              <w:rStyle w:val="mord"/>
              <w:rFonts w:ascii="Cambria Math" w:hAnsi="Cambria Math"/>
            </w:rPr>
            <m:t>=</m:t>
          </m:r>
          <m:f>
            <m:fPr>
              <m:ctrlPr>
                <w:rPr>
                  <w:rStyle w:val="mord"/>
                  <w:rFonts w:ascii="Cambria Math" w:hAnsi="Cambria Math"/>
                  <w:i/>
                  <w:iCs/>
                </w:rPr>
              </m:ctrlPr>
            </m:fPr>
            <m:num>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1-5000</m:t>
                  </m:r>
                </m:sub>
              </m:sSub>
            </m:num>
            <m:den>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50-500</m:t>
                  </m:r>
                </m:sub>
              </m:sSub>
            </m:den>
          </m:f>
        </m:oMath>
      </m:oMathPara>
    </w:p>
    <w:p w14:paraId="0235EFD5" w14:textId="3C3B5E98" w:rsidR="006979B0" w:rsidRDefault="006979B0" w:rsidP="006979B0">
      <w:pPr>
        <w:pStyle w:val="NormalWeb"/>
      </w:pPr>
      <w:r>
        <w:t>and the extrapolated concentration as:</w:t>
      </w:r>
    </w:p>
    <w:p w14:paraId="6AFD10FD" w14:textId="1109E2DA" w:rsidR="00A845A9" w:rsidRDefault="00000000" w:rsidP="006979B0">
      <w:pPr>
        <w:pStyle w:val="NormalWeb"/>
      </w:pPr>
      <m:oMathPara>
        <m:oMath>
          <m:sSub>
            <m:sSubPr>
              <m:ctrlPr>
                <w:rPr>
                  <w:rFonts w:ascii="Cambria Math" w:hAnsi="Cambria Math"/>
                  <w:i/>
                </w:rPr>
              </m:ctrlPr>
            </m:sSubPr>
            <m:e>
              <m:r>
                <w:rPr>
                  <w:rFonts w:ascii="Cambria Math" w:hAnsi="Cambria Math"/>
                </w:rPr>
                <m:t>C</m:t>
              </m:r>
            </m:e>
            <m:sub>
              <m:r>
                <w:rPr>
                  <w:rFonts w:ascii="Cambria Math" w:hAnsi="Cambria Math"/>
                </w:rPr>
                <m:t>1-5000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50-500</m:t>
              </m:r>
            </m:sub>
          </m:sSub>
          <m:r>
            <w:rPr>
              <w:rFonts w:ascii="Cambria Math" w:hAnsi="Cambria Math"/>
            </w:rPr>
            <m:t>* C</m:t>
          </m:r>
          <m:sSub>
            <m:sSubPr>
              <m:ctrlPr>
                <w:rPr>
                  <w:rFonts w:ascii="Cambria Math" w:hAnsi="Cambria Math"/>
                  <w:i/>
                </w:rPr>
              </m:ctrlPr>
            </m:sSubPr>
            <m:e>
              <m:r>
                <w:rPr>
                  <w:rFonts w:ascii="Cambria Math" w:hAnsi="Cambria Math"/>
                </w:rPr>
                <m:t>F</m:t>
              </m:r>
            </m:e>
            <m:sub>
              <m:r>
                <w:rPr>
                  <w:rFonts w:ascii="Cambria Math" w:hAnsi="Cambria Math"/>
                </w:rPr>
                <m:t>50-500 → 1-5000</m:t>
              </m:r>
            </m:sub>
          </m:sSub>
        </m:oMath>
      </m:oMathPara>
    </w:p>
    <w:p w14:paraId="76B72658" w14:textId="330E0DFE" w:rsidR="006979B0" w:rsidRDefault="006979B0" w:rsidP="00D41C38">
      <w:pPr>
        <w:pStyle w:val="NormalWeb"/>
        <w:spacing w:before="0" w:beforeAutospacing="0" w:after="0" w:afterAutospacing="0"/>
        <w:jc w:val="both"/>
      </w:pPr>
      <w:r>
        <w:t xml:space="preserve">Because the same fitted PSD is used in the numerator and denominator, the scaling coefficient </w:t>
      </w:r>
      <w:r>
        <w:rPr>
          <w:i/>
          <w:iCs/>
        </w:rPr>
        <w:t>k</w:t>
      </w:r>
      <w:r>
        <w:t xml:space="preserve"> cancels and the correction factor depends only on the fitted differential slope and the specified size limits. </w:t>
      </w:r>
      <w:del w:id="90246" w:author="Claude" w:date="2026-10-14T12:00:00Z">
        <w:r>
          <w:delText xml:space="preserve">For the pooled river-water C-PSD, the fitted cumulative slope was</w:delText>
        </w:r>
      </w:del>
      <w:ins w:id="90247" w:author="Claude" w:date="2026-10-14T12:00:00Z">
        <w:r>
          <w:t xml:space="preserve">For pooled river-water particle lengths, the slope fitted by maximum likelihood on the fixed 100–500 µm window, in the cumulative convention, was</w:t>
        </w:r>
      </w:ins>
      <w:r>
        <w:t xml:space="preserve"> </w:t>
      </w:r>
      <w:del w:id="90248" w:author="Claude" w:date="2026-10-14T12:00:00Z">
        <w:r>
          <w:delText xml:space="preserve">-1.920 ± 0.035 SE</w:delText>
        </w:r>
      </w:del>
      <w:ins w:id="90249" w:author="Claude" w:date="2026-10-14T12:00:00Z">
        <w:r>
          <w:t xml:space="preserve">-1.394 ± 0.040 SE</w:t>
        </w:r>
      </w:ins>
      <w:r>
        <w:t xml:space="preserve"> and was converted to the corresponding differential slope, </w:t>
      </w:r>
      <w:del w:id="90250" w:author="Claude" w:date="2026-10-14T12:00:00Z">
        <w:r>
          <w:rPr>
            <w:i/>
            <w:iCs/>
          </w:rPr>
          <w:delText xml:space="preserve">a</w:delText>
        </w:r>
      </w:del>
      <w:del w:id="90251" w:author="Claude" w:date="2026-10-14T12:00:00Z">
        <w:r>
          <w:delText xml:space="preserve"> = -2.92,</w:delText>
        </w:r>
      </w:del>
      <w:ins w:id="90252" w:author="Claude" w:date="2026-10-14T12:00:00Z">
        <w:r>
          <w:t xml:space="preserve">a = -2.39,</w:t>
        </w:r>
      </w:ins>
      <w:r>
        <w:t xml:space="preserve"> following </w:t>
      </w:r>
      <w:r>
        <w:rPr>
          <w:i/>
          <w:iCs/>
        </w:rPr>
        <w:t>a</w:t>
      </w:r>
      <w:r>
        <w:t xml:space="preserve"> = </w:t>
      </w:r>
      <w:bookmarkStart w:id="2" w:name="_Hlk239515728"/>
      <w:r>
        <w:rPr>
          <w:i/>
          <w:iCs/>
        </w:rPr>
        <w:t>a</w:t>
      </w:r>
      <w:r>
        <w:rPr>
          <w:rStyle w:val="mord"/>
        </w:rPr>
        <w:t>′</w:t>
      </w:r>
      <w:bookmarkEnd w:id="2"/>
      <w:r>
        <w:t xml:space="preserve"> -1. The approximate 95% confidence limits of the differential slope were calculated as </w:t>
      </w:r>
      <w:r>
        <w:rPr>
          <w:i/>
          <w:iCs/>
        </w:rPr>
        <w:t>a</w:t>
      </w:r>
      <w:r>
        <w:t xml:space="preserve"> ± 1.96 SE, and each slope limit was propagated independently through the integration to obtain a slope-derived 95% confidence interval for the extrapolated concentration. Because increasingly negative slopes predict progressively greater numbers of small particles, the steeper confidence limit defines the upper concentration bound and the shallower limit defines the lower bound. These bounds quantify uncertainty in the estimated slope but do not incorporate structural uncertainty associated with </w:t>
      </w:r>
      <w:r>
        <w:lastRenderedPageBreak/>
      </w:r>
      <w:r>
        <w:t>extrapolating a single power law beyond the empirically supported fitting window; model-form uncertainty was evaluated separately using the piecewise sensitivity analysis described below.</w:t>
      </w:r>
      <w:ins w:id="90253" w:author="Claude" w:date="2026-10-14T12:00:00Z">
        <w:r>
          <w:t xml:space="preserve"> In the final analysis, each sample’s concentration within the 100–500 µm fitting window was rebuilt from its quality-controlled particle records (each scaled by the sample’s aliquot extrapolation factor; zero if none, retained as a non-detect), so that concentration and correction factor share the same size interval. Each river’s samples were then rescaled with that river’s own fitted slope (primary), with slope uncertainty propagated by Monte Carlo (fit standard error plus a structural standard deviation of 0.25); the pooled slope above is retained for comparison. River-specific slopes and rescaled concentrations are given in Table S-A.</w:t>
        </w:r>
      </w:ins>
    </w:p>
    <w:p w14:paraId="0B3E631B" w14:textId="77777777" w:rsidR="006979B0" w:rsidRDefault="006979B0" w:rsidP="00D41C38"/>
    <w:p w14:paraId="4B4D90CB" w14:textId="77777777" w:rsidR="00D41C38" w:rsidRDefault="00D41C38" w:rsidP="00D41C38"/>
    <w:p w14:paraId="5D900A9B" w14:textId="77777777" w:rsidR="00A55C23" w:rsidRPr="001E0D4F" w:rsidRDefault="00A55C23" w:rsidP="00D41C38">
      <w:pPr>
        <w:outlineLvl w:val="1"/>
        <w:rPr>
          <w:i/>
          <w:iCs/>
        </w:rPr>
      </w:pPr>
      <w:r>
        <w:rPr>
          <w:i/>
          <w:iCs/>
        </w:rPr>
        <w:t>Sensitivity of extrapolation to single- versus piecewise power-law structure</w:t>
      </w:r>
    </w:p>
    <w:p w14:paraId="68220D10" w14:textId="2CBEA874" w:rsidR="00D41C38" w:rsidRPr="00D41C38" w:rsidRDefault="00D41C38" w:rsidP="00D41C38">
      <w:pPr>
        <w:pStyle w:val="pdq2pgselectionanchorcontainer"/>
        <w:spacing w:before="0" w:beforeAutospacing="0" w:after="0" w:afterAutospacing="0"/>
        <w:ind w:firstLine="720"/>
        <w:jc w:val="both"/>
      </w:pPr>
      <w:r>
        <w:t xml:space="preserve">The primary PSD extrapolation assumes that a single power law fitted within the empirically supported C-PSD window extends toward smaller, unmeasured particle sizes. However, observed PSDs can also reflect size-dependent environmental transport. Differences in particle settling and rise velocities can produce different apparent power-law relationships among particle-size classes, even when the underlying particle population follows a single power law</w:t>
        <w:fldChar w:fldCharType="begin"/>
        <w:instrText xml:space="preserve"> ADDIN ZOTERO_ITEM CSL_CITATION {"citationID":"qDu4q0bQ","properties":{"unsorted":false,"formattedCitation":"\\super 6\\nosupersub{}","plainCitation":"6","noteIndex":0},"citationItems":[{"id":11737,"uris":["http://zotero.org/users/11732030/items/N39ABP5N"],"itemData":{"id":11737,"type":"article-journal","abstract":"Particle settling and rise velocities play a central role in modeling microplastic (MP) transport, residence times, and distributions in aquatic systems. Recent studies have focused on deriving accurate models for MP settling velocities, but the detailed particle-shape information required is usually unavailable in real-world data. Here, we investigate the relative importance of settling velocity model choice versus particle size and shape information using a previously published laboratory dataset of measured settling velocities for irregular MP fragments. We find that uncertainty in particle geometry dominates model error, while differences between commonly used settling velocity models are comparatively small. Settling and rise velocities vary widely across realistic MP sizes and shapes, which leads to orders-of-magnitude differences in residence times. We show how this differential settling can alter observed particle size distributions: for example, even when the underlying fragmentation spectrum follows a power law, we find separate power-law exponents for large and small particles due to differential vertical transport. Our results imply that improving geometric characterization of particles is more critical for modeling vertical transport than further refinement of settling formulas, and that commonly used power-law extrapolations across size classes may be physically inconsistent. These findings have direct implications for interpreting MP observations and for the harmonization and risk-assessment frameworks that rely on size-distribution corrections.","container-title":"Environmental Research Communications","DOI":"10.1088/2515-7620/ae76df","ISSN":"2515-7620","issue":"6","journalAbbreviation":"Environ. Res. Commun.","language":"en","page":"065061","publisher":"IOP Publishing","source":"Institute of Physics","title":"How size-dependent settling can both bias and inform microplastics observations","volume":"8","author":[{"family":"Hoffman","given":"Matthew J"},{"family":"DiBenedetto","given":"Michelle H"}],"issued":{"date-parts":[["2026",6]]}}}],"schema":"https://github.com/citation-style-language/schema/raw/master/csl-citation.json"} </w:instrText>
        <w:fldChar w:fldCharType="separate"/>
      </w:r>
      <w:r>
        <w:rPr>
          <w:rFonts w:eastAsiaTheme="minorHAnsi"/>
          <w:vertAlign w:val="superscript"/>
          <w14:ligatures w14:val="standardContextual"/>
        </w:rPr>
        <w:t>6</w:t>
      </w:r>
      <w:r>
        <w:fldChar w:fldCharType="end"/>
        <w:t>. Because the transition between transport regimes depends on particle properties and local flow conditions rather than a universal particle-size threshold, extrapolation across substantially different size classes may be sensitive to the assumption of a single PSD exponent. We therefore evaluated a two-segment power-law model as a structural sensitivity analysis.</w:t>
      </w:r>
    </w:p>
    <w:p w14:paraId="7D5C2049" w14:textId="6DD938C6" w:rsidR="00D41C38" w:rsidRPr="00D41C38" w:rsidRDefault="00D41C38" w:rsidP="00D41C38">
      <w:pPr>
        <w:pStyle w:val="NormalWeb"/>
        <w:spacing w:before="0" w:beforeAutospacing="0" w:after="0" w:afterAutospacing="0"/>
        <w:ind w:firstLine="720"/>
        <w:jc w:val="both"/>
      </w:pPr>
      <w:r>
        <w:t xml:space="preserve">The piecewise model was fitted to the same C-PSD window selected for the primary single-slope model; the LOD/window-selection procedure was not repeated. Candidate breakpoints were evaluated at bin edges within this window, with at least three bins required on each side. For each candidate breakpoint, an ordinary least-squares model was fitted to log10 cumulative particle abundance as a function of log10 particle length, segment (fine versus coarse), and their interaction, allowing independent slopes on either side of the breakpoint. The breakpoint yielding the minimum </w:t>
      </w:r>
      <w:bookmarkStart w:id="3" w:name="_Hlk239500463"/>
      <w:r>
        <w:t xml:space="preserve">Akaike Information Criterion </w:t>
      </w:r>
      <w:bookmarkEnd w:id="3"/>
      <w:r>
        <w:t>(AIC)</w:t>
        <w:fldChar w:fldCharType="begin"/>
        <w:instrText xml:space="preserve"> ADDIN ZOTERO_ITEM CSL_CITATION {"citationID":"CT3LfXlR","properties":{"unsorted":false,"formattedCitation":"\\super 7\\nosupersub{}","plainCitation":"7","noteIndex":0},"citationItems":[{"id":5848,"uris":["http://zotero.org/users/11732030/items/UCFKW4G6"],"itemData":{"id":5848,"type":"article-journal","abstract":"Akaike's information criterion (AIC) is increas- ingly being used in analyses in the field of ecology. This measure allows one to compare and rank multiple competing models and to estimate which of them best approximates the “true” process underlying the biological phenomenon under study. Behavioural ecologists have been slow to adopt this statistical tool, perhaps because of unfounded fears regarding the complexity of the technique. Here, we provide, using recent examples from the behavioural ecology literature, a simple introductory guide to AIC: what it is, how and when to apply it and what it achieves. We discuss multimodel inference using AIC—a procedure which should be used where no one model is strongly supported. Finally, we highlight a few of the pitfalls and problems that can be encountered by novice practitioners.","container-title":"Behavioral Ecology and Sociobiology","DOI":"10.1007/s00265-010-1037-6","ISSN":"03405443","issue":"1","note":"ISBN: 0340-5443","page":"13–21","PMID":"3532","title":"A brief guide to model selection, multimodel inference and model averaging in behavioural ecology using Akaike's information criterion","volume":"65","author":[{"family":"Symonds","given":"Matthew R E"},{"family":"Moussalli","given":"Adnan"}],"issued":{"date-parts":[["2011"]]}}}],"schema":"https://github.com/citation-style-language/schema/raw/master/csl-citation.json"} </w:instrText>
        <w:fldChar w:fldCharType="separate"/>
      </w:r>
      <w:r>
        <w:rPr>
          <w:rFonts w:eastAsiaTheme="minorHAnsi"/>
          <w:vertAlign w:val="superscript"/>
          <w14:ligatures w14:val="standardContextual"/>
        </w:rPr>
        <w:t>7</w:t>
      </w:r>
      <w:r>
        <w:fldChar w:fldCharType="end"/>
        <w:t xml:space="preserve"> was retained.</w:t>
      </w:r>
    </w:p>
    <w:p w14:paraId="524F8BED" w14:textId="77777777" w:rsidR="00D41C38" w:rsidRDefault="00D41C38" w:rsidP="00D41C38">
      <w:pPr>
        <w:pStyle w:val="NormalWeb"/>
      </w:pPr>
      <w:r>
        <w:t>Support for the piecewise relative to the single-slope model was evaluated as:</w:t>
      </w:r>
    </w:p>
    <w:p w14:paraId="51980436" w14:textId="427ECF8E" w:rsidR="0097243E" w:rsidRPr="00A55C23" w:rsidRDefault="0097243E" w:rsidP="00A55C23">
      <w:pPr>
        <w:spacing w:before="100" w:beforeAutospacing="1" w:after="100" w:afterAutospacing="1"/>
      </w:pPr>
      <m:oMathPara>
        <m:oMath>
          <m:r>
            <m:rPr>
              <m:sty m:val="p"/>
            </m:rPr>
            <w:rPr>
              <w:rFonts w:ascii="Cambria Math" w:hAnsi="Cambria Math"/>
            </w:rPr>
            <m:t>Δ</m:t>
          </m:r>
          <m:r>
            <w:rPr>
              <w:rFonts w:ascii="Cambria Math" w:hAnsi="Cambria Math"/>
            </w:rPr>
            <m:t>AIC = AI</m:t>
          </m:r>
          <m:sSub>
            <m:sSubPr>
              <m:ctrlPr>
                <w:rPr>
                  <w:rFonts w:ascii="Cambria Math" w:hAnsi="Cambria Math"/>
                  <w:i/>
                </w:rPr>
              </m:ctrlPr>
            </m:sSubPr>
            <m:e>
              <m:r>
                <w:rPr>
                  <w:rFonts w:ascii="Cambria Math" w:hAnsi="Cambria Math"/>
                </w:rPr>
                <m:t>C</m:t>
              </m:r>
            </m:e>
            <m:sub>
              <m:r>
                <w:rPr>
                  <w:rFonts w:ascii="Cambria Math" w:hAnsi="Cambria Math"/>
                </w:rPr>
                <m:t>piecewise</m:t>
              </m:r>
            </m:sub>
          </m:sSub>
          <m:r>
            <w:rPr>
              <w:rFonts w:ascii="Cambria Math" w:hAnsi="Cambria Math"/>
            </w:rPr>
            <m:t>- AI</m:t>
          </m:r>
          <m:sSub>
            <m:sSubPr>
              <m:ctrlPr>
                <w:rPr>
                  <w:rFonts w:ascii="Cambria Math" w:hAnsi="Cambria Math"/>
                  <w:i/>
                </w:rPr>
              </m:ctrlPr>
            </m:sSubPr>
            <m:e>
              <m:r>
                <w:rPr>
                  <w:rFonts w:ascii="Cambria Math" w:hAnsi="Cambria Math"/>
                </w:rPr>
                <m:t>C</m:t>
              </m:r>
            </m:e>
            <m:sub>
              <m:r>
                <w:rPr>
                  <w:rFonts w:ascii="Cambria Math" w:hAnsi="Cambria Math"/>
                </w:rPr>
                <m:t>single</m:t>
              </m:r>
            </m:sub>
          </m:sSub>
        </m:oMath>
      </m:oMathPara>
    </w:p>
    <w:p w14:paraId="2029C9F7" w14:textId="7D93E66A" w:rsidR="00D41C38" w:rsidRDefault="00D41C38" w:rsidP="00957360">
      <w:pPr>
        <w:pStyle w:val="pdq2pgselectionanchorcontainer"/>
        <w:spacing w:before="0" w:beforeAutospacing="0" w:after="0" w:afterAutospacing="0"/>
        <w:ind w:firstLine="720"/>
        <w:jc w:val="both"/>
      </w:pPr>
      <w:r>
        <w:t>Negative ΔAIC values therefore indicate greater support for the piecewise model, whereas positive values favor the single-slope model. Because both models were fitted over the same C-PSD window, this comparison isolates the effect of allowing the PSD slope to change without introducing differences in fitting-window selection.</w:t>
      </w:r>
    </w:p>
    <w:p w14:paraId="7E35C665" w14:textId="3DEA632E" w:rsidR="00D41C38" w:rsidRDefault="00D41C38" w:rsidP="00957360">
      <w:pPr>
        <w:pStyle w:val="NormalWeb"/>
        <w:spacing w:before="0" w:beforeAutospacing="0" w:after="0" w:afterAutospacing="0"/>
        <w:ind w:firstLine="720"/>
        <w:jc w:val="both"/>
      </w:pPr>
      <w:r>
        <w:t xml:space="preserve">For concentration rescaling under the piecewise model, the fine- and coarse-size power laws were integrated separately using the power-law integration described above. The coarse-segment scaling coefficient was adjusted to maintain continuity of the differential PSD at the fitted breakpoint. Size intervals spanning the breakpoint were divided into fine and coarse portions, integrated separately, and summed. The resulting piecewise correction factor was compared with the primary single-slope correction factor to quantify the sensitivity of extrapolated concentrations to PSD model form.</w:t>
      </w:r>
    </w:p>
    <w:p w14:paraId="0FBFF8CB" w14:textId="0F31848D" w:rsidR="00214705" w:rsidRDefault="00214705" w:rsidP="00957360">
      <w:pPr>
        <w:pStyle w:val="NormalWeb"/>
        <w:spacing w:before="0" w:beforeAutospacing="0" w:after="0" w:afterAutospacing="0"/>
        <w:ind w:firstLine="720"/>
        <w:jc w:val="both"/>
      </w:pPr>
      <w:r>
        <w:t xml:space="preserve">The piecewise model produced a substantially smaller correction factor than the single-slope model because the fitted fine-particle slope was shallower than the coarse-particle slope. For river water, the correction factor decreased from </w:t>
      </w:r>
      <w:del w:id="90254" w:author="Claude" w:date="2026-10-14T12:00:00Z">
        <w:r>
          <w:delText xml:space="preserve">22,465 under the single-slope model to 2,403 under the piecewise model, a 9.3-fold reduction (piecewise/single-slope ratio = 0.107)</w:delText>
        </w:r>
      </w:del>
      <w:ins w:id="90255" w:author="Claude" w:date="2026-10-14T12:00:00Z">
        <w:commentRangeStart w:id="813"/>
        <w:r>
          <w:t xml:space="preserve">686 under the single-slope model to 1,010 under the piecewise model, a 0.7-fold reduction (piecewise/single-slope ratio = 1.476; pooled fitting window, median of the single-slope Monte Carlo)</w:t>
        </w:r>
        <w:commentRangeEnd w:id="813"/>
        <w:r>
          <w:rPr>
            <w:rStyle w:val="CommentReference"/>
          </w:rPr>
          <w:commentReference w:id="813"/>
        </w:r>
      </w:ins>
      <w:r>
        <w:t xml:space="preserve">. These values demonstrate that extrapolated abundance is highly sensitive to the assumed PSD structure; however, the direction of this sensitivity should not be interpreted as universal. Independent field observations have demonstrated that single-power-law extrapolation can also underestimate smaller particles. In the St. Louis Estuary, for example, single-power-law extrapolation predicted 1.3–12 particles L⁻¹ over 5–5000 µm, whereas flow cytometry measured 600–1600 particles L⁻¹ </w:t>
      </w:r>
      <w:r>
        <w:lastRenderedPageBreak/>
      </w:r>
      <w:r>
        <w:t>in the same system</w:t>
      </w:r>
      <w:r>
        <w:fldChar w:fldCharType="begin"/>
      </w:r>
      <w:r>
        <w:instrText xml:space="preserve"> ADDIN ZOTERO_ITEM CSL_CITATION {"citationID":"pdEUSuqz","properties":{"unsorted":false,"formattedCitation":"\\super 8\\nosupersub{}","plainCitation":"8","noteIndex":0},"citationItems":[{"id":11739,"uris":["http://zotero.org/users/11732030/items/U6Q22SM5"],"itemData":{"id":11739,"type":"article-journal","abstract":"Identifying the sources\nand fate of microplastics in\nnatural systems\nhas garnered a great deal of attention because of their implications for ecosystem health. This work characterizes the size fraction, morphology, color, and polymer composition of microplastics in western Lake Superior and its adjacent harbor sampled in August and September 2021. The results reveal that the overall microplastic counts are similar, with the harbor stations ranging from 0.62 to 3.32 microplastics per liter and the lake stations ranged from 0.83 to 1.4 microplastics per liter. However, meaningful differences between the sample locations can be seen in the size fraction trends and polymer composition. Namely, the harbor samples had relatively larger amounts of the largest size fraction and more diversity of polymer types, which can be attributed to the urbanized activity and shorter water residence time. Power law size distribution modeling reveals deviations that help in the understanding of potential sources and removal mechanisms, although it significantly underpredicts microplastic counts for smaller-sized particles (5–45 μm), as determined by comparison with\nconcurrently collected microplastic samples enumerated by Nile Red staining and flow cytometry.","container-title":"Environmental Science &amp; Technology","DOI":"10.1021/acs.est.3c10776","ISSN":"0013-936X","issue":"19","journalAbbreviation":"Environ. Sci. Technol.","page":"8480-8489","source":"Silverchair","title":"Size Distributions of Microplastics in the St Louis Estuary and Western Lake Superior","volume":"58","author":[{"family":"Thomas","given":"Ariyah"},{"family":"Marchand","given":"Joseph"},{"family":"Schwoerer","given":"Guenter D."},{"family":"Minor","given":"Elizabeth C."},{"family":"Maurer-Jones","given":"Melissa A."}],"issued":{"date-parts":[["2024",5,2]]}}}],"schema":"https://github.com/citation-style-language/schema/raw/master/csl-citation.json"} </w:instrText>
      </w:r>
      <w:r>
        <w:fldChar w:fldCharType="separate"/>
      </w:r>
      <w:r>
        <w:rPr>
          <w:rFonts w:eastAsiaTheme="minorHAnsi"/>
          <w:vertAlign w:val="superscript"/>
          <w14:ligatures w14:val="standardContextual"/>
        </w:rPr>
        <w:t>8</w:t>
      </w:r>
      <w:r>
        <w:fldChar w:fldCharType="end"/>
      </w:r>
      <w:r>
        <w:t>. Similarly, size-aligned 1–5000 µm concentrations were, on average, approximately 600-fold greater than concentrations estimated by single-slope extrapolation</w:t>
      </w:r>
      <w:r>
        <w:fldChar w:fldCharType="begin"/>
      </w:r>
      <w:r>
        <w:instrText xml:space="preserve"> ADDIN ZOTERO_ITEM CSL_CITATION {"citationID":"SWgcJhmp","properties":{"unsorted":false,"formattedCitation":"\\super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r>
        <w:rPr>
          <w:rFonts w:eastAsiaTheme="minorHAnsi"/>
          <w:vertAlign w:val="superscript"/>
          <w14:ligatures w14:val="standardContextual"/>
        </w:rPr>
        <w:t>4</w:t>
      </w:r>
      <w:r>
        <w:fldChar w:fldCharType="end"/>
      </w:r>
      <w:r>
        <w:t>. Thus, the piecewise analysis is interpreted as a test of model-form sensitivity rather than evidence that the piecewise estimate necessarily represents a lower or more accurate concentration.</w:t>
      </w:r>
    </w:p>
    <w:p w14:paraId="78E40F62" w14:textId="77777777" w:rsidR="00401A50" w:rsidRDefault="00401A50"/>
    <w:p w14:paraId="093D82B2" w14:textId="77777777" w:rsidR="00401A50" w:rsidRDefault="00401A50"/>
    <w:p w14:paraId="3FC40EA7" w14:textId="2B3E732A" w:rsidR="009F0D90" w:rsidRPr="001E0D4F" w:rsidRDefault="009F0D90" w:rsidP="00D41C38">
      <w:pPr>
        <w:outlineLvl w:val="1"/>
        <w:rPr>
          <w:i/>
          <w:iCs/>
        </w:rPr>
      </w:pPr>
      <w:del w:id="90003" w:author="Claude" w:date="2026-10-14T12:00:00Z">
        <w:r>
          <w:rPr>
            <w:i/>
            <w:iCs/>
          </w:rPr>
          <w:delText xml:space="preserve">Comparison with published PSDs</w:delText>
        </w:r>
      </w:del>
      <w:ins w:id="90004" w:author="Claude" w:date="2026-10-14T12:00:00Z">
        <w:r>
          <w:rPr>
            <w:i/>
            <w:iCs/>
          </w:rPr>
          <w:t xml:space="preserve">Benchmarking against Dutch river datasets</w:t>
        </w:r>
      </w:ins>
    </w:p>
    <w:p w14:paraId="344709BB" w14:textId="76F69F25" w:rsidR="00D41C38" w:rsidRPr="00D41C38" w:rsidRDefault="00D41C38" w:rsidP="00D41C38">
      <w:pPr>
        <w:pStyle w:val="pdq2pgselectionanchorcontainer"/>
        <w:spacing w:before="0" w:beforeAutospacing="0" w:after="0" w:afterAutospacing="0"/>
        <w:ind w:firstLine="720"/>
        <w:jc w:val="both"/>
      </w:pPr>
      <w:del w:id="90005" w:author="Claude" w:date="2026-10-14T12:00:00Z">
        <w:r>
          <w:delText xml:space="preserve">We benchmarked fitted PSD slopes from Monterey Bay rivers against selected published microplastic PSD estimates</w:delText>
        </w:r>
      </w:del>
      <w:ins w:id="90006" w:author="Claude" w:date="2026-10-14T12:00:00Z">
        <w:r>
          <w:t xml:space="preserve">We benchmarked fitted PSD slopes and rescaled concentrations from Monterey Bay rivers against selected published microplastic data</w:t>
        </w:r>
      </w:ins>
      <w:r>
        <w:t xml:space="preserve"> to place the observed distributions in a broader environmental context. This comparison was targeted rather than intended as a systematic review and was designed to span complementary approaches to microplastic sampling and PSD characterization. Sources included particle-resolved µFTIR measurements of Dutch river suspended solids</w:t>
      </w:r>
      <w:r>
        <w:fldChar w:fldCharType="begin"/>
      </w:r>
      <w:r>
        <w:instrText xml:space="preserve"> ADDIN ZOTERO_ITEM CSL_CITATION {"citationID":"21TBtC4X","properties":{"unsorted":false,"formattedCitation":"\\super 9\\nosupersub{}","plainCitation":"9","noteIndex":0},"citationItems":[{"id":11732,"uris":["http://zotero.org/users/11732030/items/UKNLLT6M"],"itemData":{"id":11732,"type":"article-journal","abstract":"Spectroscopic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A."}],"issued":{"date-parts":[["2026",1,1]]}}}],"schema":"https://github.com/citation-style-language/schema/raw/master/csl-citation.json"} </w:instrText>
      </w:r>
      <w:r>
        <w:fldChar w:fldCharType="separate"/>
      </w:r>
      <w:r>
        <w:rPr>
          <w:rFonts w:eastAsiaTheme="minorHAnsi"/>
          <w:vertAlign w:val="superscript"/>
          <w14:ligatures w14:val="standardContextual"/>
        </w:rPr>
        <w:t>9</w:t>
      </w:r>
      <w:r>
        <w:fldChar w:fldCharType="end"/>
      </w:r>
      <w:r>
        <w:t>, environmental C-PSD reference values and the MPSizeBase compilation</w:t>
      </w:r>
      <w:r>
        <w:fldChar w:fldCharType="begin"/>
      </w:r>
      <w:r>
        <w:instrText xml:space="preserve"> ADDIN ZOTERO_ITEM CSL_CITATION {"citationID":"Vm7lRbRW","properties":{"unsorted":false,"formattedCitation":"\\super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r>
        <w:rPr>
          <w:rFonts w:eastAsiaTheme="minorHAnsi"/>
          <w:vertAlign w:val="superscript"/>
          <w14:ligatures w14:val="standardContextual"/>
        </w:rPr>
        <w:t>4</w:t>
      </w:r>
      <w:r>
        <w:fldChar w:fldCharType="end"/>
      </w:r>
      <w:r>
        <w:t xml:space="preserve">, high-resolution particle-resolved observations reported by ref.</w:t>
      </w:r>
      <w:r>
        <w:fldChar w:fldCharType="begin"/>
      </w:r>
      <w:r>
        <w:instrText xml:space="preserve"> ADDIN ZOTERO_ITEM CSL_CITATION {"citationID":"U3oD3WU8","properties":{"unsorted":false,"formattedCitation":"\\super 3\\nosupersub{}","plainCitation":"3","noteIndex":0},"citationItems":[{"id":975,"uris":["http://zotero.org/users/11732030/items/GC3QCJLW"],"itemData":{"id":975,"type":"article-journal","abstract":"Understanding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A."}],"issued":{"date-parts":[["2021"]]}}}],"schema":"https://github.com/citation-style-language/schema/raw/master/csl-citation.json"} </w:instrText>
      </w:r>
      <w:r>
        <w:fldChar w:fldCharType="separate"/>
      </w:r>
      <w:r>
        <w:rPr>
          <w:rFonts w:eastAsiaTheme="minorHAnsi"/>
          <w:vertAlign w:val="superscript"/>
          <w14:ligatures w14:val="standardContextual"/>
        </w:rPr>
        <w:t>3</w:t>
      </w:r>
      <w:r>
        <w:fldChar w:fldCharType="end"/>
      </w:r>
      <w:r>
        <w:t xml:space="preserve">, and a mesh-based literature synthesis from ref.</w:t>
      </w:r>
      <w:r>
        <w:fldChar w:fldCharType="begin"/>
      </w:r>
      <w:r>
        <w:instrText xml:space="preserve"> ADDIN ZOTERO_ITEM CSL_CITATION {"citationID":"DlGF57NP","properties":{"unsorted":false,"formattedCitation":"\\super 10\\nosupersub{}","plainCitation":"10","noteIndex":0},"citationItems":[{"id":11734,"uris":["http://zotero.org/users/11732030/items/SXENKMCH"],"itemData":{"id":11734,"type":"article-journal","abstract":"Accurate quantification of microplastic (MP) abundance in aquatic environments is critical for understanding their ecological and health impacts. However, the reliability and comparability of reported MP concentrations are frequently undermined by methodological inconsistencies between studies, particularly differences in sampling mesh size and protocols. Conventional correction approaches, such as empirical or power-law based models, often fail to adequately capture the complex effects of mesh aperture, particle size, shape variability, and deformability on sampling outcomes, leading to persistent systematic underestimation and limiting cross-study integration. In this work, we develop a physically-based mesh selectivity correction model that mechanistically accounts for the probabilistic retention of MPs as a function of sampling setting, particle size, morphological heterogeneity, and deformation behavior in the effective size range of 10–5000 μm. By simulating the detailed capture process across a range of mesh sizes and particle properties, our model establishes a direct, physically interpretable link between environmental MP characteristics and their observed field abundances, thereby enabling reliable adjustment and standardization of MP abundance data obtained from diverse sampling protocols. Model validation against multiple published datasets demonstrates that our approach can increase the mean estimation accuracy by up to 70.6% and decrease the mean logarithmic error by 83.7%, which substantially reduces systematic underestimation compared to existing empirical and power-law corrections. By enabling rigorous correction and unification of MP data across studies, this framework advances the standardization and comparability of global MP monitoring efforts, supporting more accurate quantitative assessments and risk evaluations across diverse aquatic systems.","container-title":"Water Research","DOI":"10.1016/j.watres.2026.125833","ISSN":"0043-1354","journalAbbreviation":"Water Research","page":"125833","source":"ScienceDirect","title":"Physically-based mesh selectivity correction model for standardized microplastic abundance estimates in aquatic environment","volume":"299","author":[{"family":"Zhao","given":"Bu"},{"family":"Richardson","given":"Ruth E."},{"family":"Huang","given":"Yilin"},{"family":"You","given":"Fengqi"}],"issued":{"date-parts":[["2026",7,1]]}}}],"schema":"https://github.com/citation-style-language/schema/raw/master/csl-citation.json"} </w:instrText>
      </w:r>
      <w:r>
        <w:fldChar w:fldCharType="separate"/>
      </w:r>
      <w:r>
        <w:rPr>
          <w:rFonts w:eastAsiaTheme="minorHAnsi"/>
          <w:vertAlign w:val="superscript"/>
          <w14:ligatures w14:val="standardContextual"/>
        </w:rPr>
        <w:t>10</w:t>
      </w:r>
      <w:r>
        <w:fldChar w:fldCharType="end"/>
      </w:r>
      <w:r>
        <w:t>.</w:t>
      </w:r>
      <w:ins w:id="90007" w:author="Claude" w:date="2026-10-14T12:00:00Z">
        <w:r>
          <w:t xml:space="preserve"> For concentrations, the comparison was further restricted to water-based (per-volume) river datasets with public sample-level totals and published PSD fits, namely the Dutch surface-water data compiled for RIVM report 2026-0069</w:t>
        </w:r>
        <w:r>
          <w:rPr>
            <w:vertAlign w:val="superscript"/>
          </w:rPr>
          <w:t xml:space="preserve">11</w:t>
        </w:r>
        <w:r>
          <w:t xml:space="preserve">.</w:t>
        </w:r>
      </w:ins>
    </w:p>
    <w:p w14:paraId="5A314A83" w14:textId="77777777" w:rsidR="00D41C38" w:rsidRDefault="00D41C38" w:rsidP="00D41C38">
      <w:pPr>
        <w:pStyle w:val="NormalWeb"/>
        <w:spacing w:before="0" w:beforeAutospacing="0" w:after="0" w:afterAutospacing="0"/>
        <w:ind w:firstLine="720"/>
        <w:jc w:val="both"/>
      </w:pPr>
      <w:r>
        <w:t>Published slopes were taken as reported rather than independently re-estimated from underlying particle observations. Because studies expressed PSD slopes using different conventions, values were converted where necessary to the common signed differential-slope convention (</w:t>
      </w:r>
      <w:r>
        <w:rPr>
          <w:i/>
          <w:iCs/>
        </w:rPr>
        <w:t>a</w:t>
      </w:r>
      <w:r>
        <w:t>) used in this study. Positive power-law exponents were converted to the corresponding negative differential PSD exponent as appropriate.</w:t>
      </w:r>
      <w:ins w:id="90008" w:author="Claude" w:date="2026-10-14T12:00:00Z">
        <w:r>
          <w:t xml:space="preserve"> The RIVM exponents</w:t>
        </w:r>
        <w:r>
          <w:rPr>
            <w:vertAlign w:val="superscript"/>
          </w:rPr>
          <w:t xml:space="preserve">11</w:t>
        </w:r>
        <w:r>
          <w:t xml:space="preserve"> were likewise taken as reported. As noted for Fig. SX, refs. 3, 9 and 10, and RIVM (poweRlaw maximum likelihood above an estimated xmin), used fitting algorithms different from ours, so slope differences partly reflect method.</w:t>
        </w:r>
      </w:ins>
    </w:p>
    <w:p w14:paraId="31F87E96" w14:textId="4CF4D4DE" w:rsidR="00D41C38" w:rsidRDefault="00D41C38" w:rsidP="00D41C38">
      <w:pPr>
        <w:pStyle w:val="NormalWeb"/>
        <w:spacing w:before="0" w:beforeAutospacing="0" w:after="0" w:afterAutospacing="0"/>
        <w:ind w:firstLine="720"/>
        <w:jc w:val="both"/>
      </w:pPr>
      <w:r>
        <w:t xml:space="preserve">For the expanded comparison shown </w:t>
      </w:r>
      <w:r>
        <w:rPr>
          <w:highlight w:val="yellow"/>
        </w:rPr>
        <w:t>in Fig. SX,</w:t>
      </w:r>
      <w:r>
        <w:t xml:space="preserve"> individual ocean PSD slopes were obtained from the MPSizeBase supplementary dataset</w:t>
        <w:fldChar w:fldCharType="begin"/>
        <w:instrText xml:space="preserve"> ADDIN ZOTERO_ITEM CSL_CITATION {"citationID":"VPB02tRr","properties":{"unsorted":false,"formattedCitation":"\\super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4</w:t>
      </w:r>
      <w:r>
        <w:fldChar w:fldCharType="end"/>
        <w:t xml:space="preserve">. These values represent PSDs from the studies compiled in MPSizeBase and were not independently re-derived from the primary datasets. That compilation included 81 published PSDs and reported mean differential slopes of -1.86 ± 0.36 for fibers and -2.66 ± 0.68 for fragments. These morphology-specific differences were considered when comparing Monterey Bay river PSDs with published environmental distributions.</w:t>
      </w:r>
    </w:p>
    <w:p>
      <w:pPr>
        <w:pStyle w:val="NormalWeb"/>
        <w:spacing w:before="0" w:beforeAutospacing="0" w:after="0" w:afterAutospacing="0"/>
        <w:ind w:firstLine="720"/>
        <w:jc w:val="both"/>
        <w:rPr>
          <w:ins w:id="90009" w:author="Claude" w:date="2026-10-14T12:00:00Z"/>
        </w:rPr>
      </w:pPr>
      <w:commentRangeStart w:id="812"/>
      <w:ins w:id="90010" w:author="Claude" w:date="2026-10-14T12:00:00Z">
        <w:r>
          <w:t xml:space="preserve">Dutch river concentrations were taken from Mintenig et al.</w:t>
        </w:r>
        <w:r>
          <w:rPr>
            <w:vertAlign w:val="superscript"/>
          </w:rPr>
          <w:t xml:space="preserve">12</w:t>
        </w:r>
        <w:r>
          <w:t xml:space="preserve"> (Meuse and Dommel; FTIR, 20–5000 µm), Mughini-Gras et al.</w:t>
        </w:r>
        <w:r>
          <w:rPr>
            <w:vertAlign w:val="superscript"/>
          </w:rPr>
          <w:t xml:space="preserve">13</w:t>
        </w:r>
        <w:r>
          <w:t xml:space="preserve"> (Rhine at Lobith and Lek canal at Vianen; LDIR, 10–500 µm) and Mintenig et al.</w:t>
        </w:r>
        <w:r>
          <w:rPr>
            <w:vertAlign w:val="superscript"/>
          </w:rPr>
          <w:t xml:space="preserve">14</w:t>
        </w:r>
        <w:r>
          <w:t xml:space="preserve"> (Dommel; FTIR, 20–5000 µm), as compiled in the RIVM repository</w:t>
        </w:r>
        <w:r>
          <w:rPr>
            <w:vertAlign w:val="superscript"/>
          </w:rPr>
          <w:t xml:space="preserve">11</w:t>
        </w:r>
        <w:r>
          <w:t xml:space="preserve"> (EUPL-1.2). Only water-based, per-volume concentrations were used. These are the study-reported totals (particles m⁻³), which include the authors’ blank and subsampling corrections; they were not recomputed from particles. RIVM’s power-law exponents (α; longest particle dimension) are poweRlaw maximum-likelihood fits above an estimated </w:t>
        </w:r>
        <w:r>
          <w:rPr>
            <w:i/>
            <w:iCs/>
          </w:rPr>
          <w:t xml:space="preserve">x</w:t>
        </w:r>
        <w:r>
          <w:rPr>
            <w:vertAlign w:val="subscript"/>
          </w:rPr>
          <w:t xml:space="preserve">min</w:t>
        </w:r>
        <w:r>
          <w:t xml:space="preserve"> to particles ≤ 5000 µm, aggregated per water body and technique. We converted them to differential slopes (</w:t>
        </w:r>
        <w:r>
          <w:rPr>
            <w:i/>
            <w:iCs/>
          </w:rPr>
          <w:t xml:space="preserve">a</w:t>
        </w:r>
        <w:r>
          <w:t xml:space="preserve"> = −α) and applied the FTIR or LDIR fit for each water body to every sample from it. Each concentration was rescaled with </w:t>
        </w:r>
        <w:r>
          <w:rPr>
            <w:i/>
            <w:iCs/>
          </w:rPr>
          <w:t xml:space="preserve">CF</w:t>
        </w:r>
        <w:r>
          <w:t xml:space="preserve"> = (UL</w:t>
        </w:r>
        <w:r>
          <w:rPr>
            <w:vertAlign w:val="subscript"/>
          </w:rPr>
          <w:t xml:space="preserve">d</w:t>
        </w:r>
        <w:r>
          <w:rPr>
            <w:vertAlign w:val="superscript"/>
          </w:rPr>
          <w:t xml:space="preserve">1−α</w:t>
        </w:r>
        <w:r>
          <w:t xml:space="preserve"> − LL</w:t>
        </w:r>
        <w:r>
          <w:rPr>
            <w:vertAlign w:val="subscript"/>
          </w:rPr>
          <w:t xml:space="preserve">d</w:t>
        </w:r>
        <w:r>
          <w:rPr>
            <w:vertAlign w:val="superscript"/>
          </w:rPr>
          <w:t xml:space="preserve">1−α</w:t>
        </w:r>
        <w:r>
          <w:t xml:space="preserve">)/(UL</w:t>
        </w:r>
        <w:r>
          <w:rPr>
            <w:vertAlign w:val="subscript"/>
          </w:rPr>
          <w:t xml:space="preserve">m</w:t>
        </w:r>
        <w:r>
          <w:rPr>
            <w:vertAlign w:val="superscript"/>
          </w:rPr>
          <w:t xml:space="preserve">1−α</w:t>
        </w:r>
        <w:r>
          <w:t xml:space="preserve"> − LL</w:t>
        </w:r>
        <w:r>
          <w:rPr>
            <w:vertAlign w:val="subscript"/>
          </w:rPr>
          <w:t xml:space="preserve">m</w:t>
        </w:r>
        <w:r>
          <w:rPr>
            <w:vertAlign w:val="superscript"/>
          </w:rPr>
          <w:t xml:space="preserve">1−α</w:t>
        </w:r>
        <w:r>
          <w:t xml:space="preserve">), where LL</w:t>
        </w:r>
        <w:r>
          <w:rPr>
            <w:vertAlign w:val="subscript"/>
          </w:rPr>
          <w:t xml:space="preserve">m</w:t>
        </w:r>
        <w:r>
          <w:t xml:space="preserve">–UL</w:t>
        </w:r>
        <w:r>
          <w:rPr>
            <w:vertAlign w:val="subscript"/>
          </w:rPr>
          <w:t xml:space="preserve">m</w:t>
        </w:r>
        <w:r>
          <w:t xml:space="preserve"> are the reported sampling limits and LL</w:t>
        </w:r>
        <w:r>
          <w:rPr>
            <w:vertAlign w:val="subscript"/>
          </w:rPr>
          <w:t xml:space="preserve">d</w:t>
        </w:r>
        <w:r>
          <w:t xml:space="preserve">–UL</w:t>
        </w:r>
        <w:r>
          <w:rPr>
            <w:vertAlign w:val="subscript"/>
          </w:rPr>
          <w:t xml:space="preserve">d</w:t>
        </w:r>
        <w:r>
          <w:t xml:space="preserve"> the target window. This is identical to the correction factor above with </w:t>
        </w:r>
        <w:r>
          <w:rPr>
            <w:i/>
            <w:iCs/>
          </w:rPr>
          <w:t xml:space="preserve">a</w:t>
        </w:r>
        <w:r>
          <w:t xml:space="preserve"> = −α. Targets were W2 (50–500 µm; primary, because it lies inside every measured range) and W1 (1–5000 µm). Primary uncertainty followed RIVM: α was drawn from a triangular distribution between its bootstrap confidence limits with mode at the estimate, and each sampling limit from a triangular distribution of ±10% (clipped to 1–5000 µm), with 5,000 draws per sample. As a harmonised sensitivity, α was drawn from the truncated normal distribution used for our own data (SD equal to the confidence-interval width divided by 3.92, plus the structural SD of 0.25) with fixed limits. Our concentrations (per-sample sums over plastic polymer classes) were rescaled from the 50–500 µm sieve window, so our W2 values are the measurements themselves. Our implementation of the RIVM method reproduced RIVM’s own published per-sample W1 medians to within 2% for every water body.</w:t>
        </w:r>
      </w:ins>
      <w:commentRangeEnd w:id="812"/>
      <w:r>
        <w:rPr>
          <w:rStyle w:val="CommentReference"/>
        </w:rPr>
        <w:commentReference w:id="812"/>
      </w:r>
    </w:p>
    <w:p>
      <w:pPr>
        <w:pStyle w:val="NormalWeb"/>
        <w:spacing w:before="0" w:beforeAutospacing="0" w:after="0" w:afterAutospacing="0"/>
        <w:ind w:firstLine="720"/>
        <w:jc w:val="both"/>
        <w:rPr>
          <w:ins w:id="90011" w:author="Claude" w:date="2026-10-14T12:00:00Z"/>
        </w:rPr>
      </w:pPr>
      <w:ins w:id="90012" w:author="Claude" w:date="2026-10-14T12:00:00Z">
        <w:r>
          <w:rPr>
            <w:i/>
            <w:iCs/>
          </w:rPr>
          <w:t xml:space="preserve">Data limitations. </w:t>
        </w:r>
        <w:r>
          <w:t xml:space="preserve">Particle-level data for the LDIR studies of Bäuerlein et al. (Meuse, Overijsselse Vecht, Lek and a WWTP effluent canal) are not public, so these water bodies appear only in the slope comparison (main-text Fig. 8). Mughini-Gras et al. reported totals for four of eight samples. We excluded all WWTP effluent samples (n = 5), the remaining Mintenig et al. samples analysed only above 300 µm (n = 7; 9 in total, 2 of them effluent), and the Mughini-Gras samples without totals, leaving 37 Dutch samples (Table S-A). Dommel concentrations from Mintenig et al. (2025; n = 4) were obtained from the RIVM repository and are pooled with the 2020 Dommel samples in main-text Fig. 7. The LDIR lower size limit is 10 µm in the sample metadata but 20 µm in the RIVM report text; we used 10 µm and tested 20 µm (Fig. S-B). Because our polymer library has no rubber class, Dutch totals excluding rubber were also evaluated (Fig. S-B). Because slopes were fitted with different methods and windows, differences between W1 estimates conflate PSD shape with fitting method; W2 is therefore the primary comparison.</w:t>
        </w:r>
      </w:ins>
    </w:p>
    <w:p w14:paraId="3E0E15AE" w14:textId="77777777" w:rsidR="00CE4C2A" w:rsidRDefault="00CE4C2A"/>
    <w:p w14:paraId="6700F7A5" w14:textId="77777777" w:rsidR="00CE4C2A" w:rsidRDefault="00CE4C2A"/>
    <w:p w14:paraId="6EB9C98C" w14:textId="77777777" w:rsidR="00CE4C2A" w:rsidRDefault="00CE4C2A"/>
    <w:p w14:paraId="1057E9B9" w14:textId="77777777" w:rsidR="00CE4C2A" w:rsidRDefault="00CE4C2A"/>
    <w:p w14:paraId="4671E2C3" w14:textId="77777777" w:rsidR="00303528" w:rsidRDefault="00303528"/>
    <w:p w14:paraId="3BAA4680" w14:textId="77777777" w:rsidR="00303528" w:rsidRDefault="00303528"/>
    <w:p w14:paraId="7A3D9FC0" w14:textId="59908145" w:rsidR="00303528" w:rsidRDefault="00303528"/>
    <w:p w14:paraId="0729B2C5" w14:textId="77777777" w:rsidR="00940F5B" w:rsidRDefault="00940F5B" w:rsidP="00303528">
      <w:pPr>
        <w:rPr>
          <w:b/>
          <w:bCs/>
        </w:rPr>
      </w:pPr>
    </w:p>
    <w:p w14:paraId="72A61E50" w14:textId="77777777" w:rsidR="00940F5B" w:rsidRDefault="00940F5B" w:rsidP="00303528">
      <w:pPr>
        <w:rPr>
          <w:b/>
          <w:bCs/>
        </w:rPr>
      </w:pPr>
    </w:p>
    <w:p w14:paraId="2704B68C" w14:textId="77777777" w:rsidR="00940F5B" w:rsidRDefault="00940F5B" w:rsidP="00303528">
      <w:pPr>
        <w:rPr>
          <w:b/>
          <w:bCs/>
        </w:rPr>
      </w:pPr>
      <w:r>
        <w:rPr>
          <w:b/>
          <w:bCs/>
        </w:rPr>
        <w:br w:type="page"/>
      </w:r>
    </w:p>
    <w:p w14:paraId="33385A48" w14:textId="1D9CE4DD" w:rsidR="00940F5B" w:rsidRDefault="00940F5B" w:rsidP="00303528">
      <w:pPr>
        <w:rPr>
          <w:b/>
          <w:bCs/>
        </w:rPr>
      </w:pPr>
      <w:r>
        <w:rPr>
          <w:b/>
          <w:bCs/>
        </w:rPr>
        <w:lastRenderedPageBreak/>
        <w:t>Supplementary Figures</w:t>
      </w:r>
    </w:p>
    <w:p w14:paraId="6B2D9A82" w14:textId="404522CD" w:rsidR="00940F5B" w:rsidRDefault="00940F5B" w:rsidP="00303528">
      <w:pPr>
        <w:rPr>
          <w:b/>
          <w:bCs/>
        </w:rPr>
      </w:pPr>
      <w:r>
        <w:rPr>
          <w:rFonts w:ascii="Arial" w:hAnsi="Arial" w:cs="Arial"/>
          <w:noProof/>
          <w:color w:val="000000"/>
          <w:sz w:val="22"/>
          <w:szCs w:val="22"/>
        </w:rPr>
        <w:drawing>
          <wp:anchor distT="0" distB="0" distL="114300" distR="114300" simplePos="0" relativeHeight="251658240" behindDoc="0" locked="0" layoutInCell="1" allowOverlap="1" wp14:anchorId="2506CF35" wp14:editId="4EA49DC2">
            <wp:simplePos x="0" y="0"/>
            <wp:positionH relativeFrom="column">
              <wp:posOffset>0</wp:posOffset>
            </wp:positionH>
            <wp:positionV relativeFrom="paragraph">
              <wp:posOffset>220980</wp:posOffset>
            </wp:positionV>
            <wp:extent cx="5943600" cy="4242435"/>
            <wp:effectExtent l="0" t="0" r="0" b="0"/>
            <wp:wrapTopAndBottom/>
            <wp:docPr id="106568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4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00679C" w14:textId="53BE66DD" w:rsidR="00303528" w:rsidRDefault="00B8206C" w:rsidP="00303528">
      <w:pPr>
        <w:rPr>
          <w:b/>
          <w:bCs/>
        </w:rPr>
      </w:pPr>
      <w:r>
        <w:rPr>
          <w:b/>
          <w:bCs/>
        </w:rPr>
        <w:t>Fig. SX.</w:t>
      </w:r>
      <w:r>
        <w:t xml:space="preserve"> Visal of </w:t>
        <w:sym w:font="Symbol" w:char="F06D"/>
        <w:t>FTIR analytical workflow</w:t>
      </w:r>
    </w:p>
    <w:p w14:paraId="4E446FA4" w14:textId="77777777" w:rsidR="00303528" w:rsidRDefault="00303528" w:rsidP="00303528">
      <w:pPr>
        <w:rPr>
          <w:b/>
          <w:bCs/>
        </w:rPr>
      </w:pPr>
    </w:p>
    <w:p w14:paraId="531B3D50" w14:textId="77777777" w:rsidR="00303528" w:rsidRDefault="00303528" w:rsidP="00303528">
      <w:pPr>
        <w:rPr>
          <w:b/>
          <w:bCs/>
        </w:rPr>
      </w:pPr>
    </w:p>
    <w:p w14:paraId="30E74938" w14:textId="77777777" w:rsidR="00401A50" w:rsidRDefault="00401A50" w:rsidP="00401A50">
      <w:pPr>
        <w:rPr>
          <w:b/>
          <w:bCs/>
        </w:rPr>
      </w:pPr>
      <w:r>
        <w:rPr>
          <w:b/>
          <w:bCs/>
          <w:noProof/>
        </w:rPr>
        <w:lastRenderedPageBreak/>
        <w:drawing>
          <wp:inline distT="0" distB="0" distL="0" distR="0" wp14:anchorId="356E7FE7" wp14:editId="6B2D9E0D">
            <wp:extent cx="5943600" cy="3566160"/>
            <wp:effectExtent l="0" t="0" r="0" b="2540"/>
            <wp:docPr id="36780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05688" name=""/>
                    <pic:cNvPicPr/>
                  </pic:nvPicPr>
                  <pic:blipFill>
                    <a:blip r:embed="rId8"/>
                    <a:stretch>
                      <a:fillRect/>
                    </a:stretch>
                  </pic:blipFill>
                  <pic:spPr>
                    <a:xfrm>
                      <a:off x="0" y="0"/>
                      <a:ext cx="5943600" cy="3566160"/>
                    </a:xfrm>
                    <a:prstGeom prst="rect">
                      <a:avLst/>
                    </a:prstGeom>
                  </pic:spPr>
                </pic:pic>
              </a:graphicData>
            </a:graphic>
          </wp:inline>
        </w:drawing>
      </w:r>
    </w:p>
    <w:p w14:paraId="33F0BC24" w14:textId="1BC2BC30" w:rsidR="00401A50" w:rsidRPr="00E03FD1" w:rsidRDefault="00401A50" w:rsidP="00401A50">
      <w:commentRangeStart w:id="814"/>
      <w:r>
        <w:rPr>
          <w:b/>
          <w:bCs/>
        </w:rPr>
        <w:t xml:space="preserve">Figure SX. </w:t>
      </w:r>
      <w:commentRangeEnd w:id="814"/>
      <w:r>
        <w:rPr>
          <w:rStyle w:val="CommentReference"/>
        </w:rPr>
        <w:commentReference w:id="814"/>
      </w:r>
      <w:r>
        <w:t xml:space="preserve">C-PSD power law fits for particle lengths for different matrices (colored points/lines) for single-slope (left panel) vs two-segment fits (right panel). Particle length (x-axis, um) and relative abundance (y-axis) are both log-transformed. Vertical dashed lines indicate LOD bounds for each of the fit regression lines.</w:t>
      </w:r>
    </w:p>
    <w:p w14:paraId="2F01F2C2" w14:textId="77777777" w:rsidR="00DD69A0" w:rsidRDefault="00DD69A0" w:rsidP="00303528">
      <w:pPr>
        <w:rPr>
          <w:b/>
          <w:bCs/>
        </w:rPr>
      </w:pPr>
    </w:p>
    <w:p w14:paraId="62E972D5" w14:textId="77777777" w:rsidR="00401A50" w:rsidRDefault="00401A50" w:rsidP="00303528">
      <w:pPr>
        <w:rPr>
          <w:b/>
          <w:bCs/>
        </w:rPr>
      </w:pPr>
    </w:p>
    <w:p w14:paraId="18789401" w14:textId="77777777" w:rsidR="00DD69A0" w:rsidRDefault="00DD69A0" w:rsidP="00303528">
      <w:pPr>
        <w:rPr>
          <w:b/>
          <w:bCs/>
        </w:rPr>
      </w:pPr>
    </w:p>
    <w:p w14:paraId="24A86423" w14:textId="77777777" w:rsidR="00DD69A0" w:rsidRDefault="00DD69A0" w:rsidP="00DD69A0">
      <w:r>
        <w:rPr>
          <w:noProof/>
        </w:rPr>
        <w:lastRenderedPageBreak/>
        <w:drawing>
          <wp:inline distT="0" distB="0" distL="0" distR="0" wp14:anchorId="52E87372" wp14:editId="3AA1C1CB">
            <wp:extent cx="4572000" cy="5029200"/>
            <wp:effectExtent l="0" t="0" r="0" b="0"/>
            <wp:docPr id="27217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5937" name=""/>
                    <pic:cNvPicPr/>
                  </pic:nvPicPr>
                  <pic:blipFill>
                    <a:blip r:embed="rId9"/>
                    <a:stretch>
                      <a:fillRect/>
                    </a:stretch>
                  </pic:blipFill>
                  <pic:spPr>
                    <a:xfrm>
                      <a:off x="0" y="0"/>
                      <a:ext cx="4572000" cy="5029200"/>
                    </a:xfrm>
                    <a:prstGeom prst="rect">
                      <a:avLst/>
                    </a:prstGeom>
                  </pic:spPr>
                </pic:pic>
              </a:graphicData>
            </a:graphic>
          </wp:inline>
        </w:drawing>
      </w:r>
    </w:p>
    <w:p w14:paraId="6B1655DA" w14:textId="18BA4A18" w:rsidR="00DD69A0" w:rsidRPr="00D76498" w:rsidRDefault="00DD69A0" w:rsidP="00DD69A0">
      <w:commentRangeStart w:id="815"/>
      <w:r>
        <w:rPr>
          <w:b/>
          <w:bCs/>
        </w:rPr>
        <w:t>Figure SX</w:t>
      </w:r>
      <w:commentRangeEnd w:id="815"/>
      <w:r>
        <w:rPr>
          <w:rStyle w:val="CommentReference"/>
        </w:rPr>
        <w:commentReference w:id="815"/>
      </w:r>
      <w:r>
        <w:t>.</w:t>
      </w:r>
      <w:r>
        <w:rPr>
          <w:rFonts w:ascii="Consolas" w:hAnsi="Consolas"/>
          <w:color w:val="3D3826"/>
          <w:sz w:val="21"/>
          <w:szCs w:val="21"/>
        </w:rPr>
        <w:t xml:space="preserve"> </w:t>
      </w:r>
      <w:r>
        <w:t>Buoyant-polymer (PP + PE) fraction by matrix and river depth stratum, with binomial 95% Cis.</w:t>
      </w:r>
    </w:p>
    <w:p w14:paraId="034261A3" w14:textId="77777777" w:rsidR="00DD69A0" w:rsidRDefault="00DD69A0" w:rsidP="00303528">
      <w:pPr>
        <w:rPr>
          <w:b/>
          <w:bCs/>
        </w:rPr>
      </w:pPr>
    </w:p>
    <w:p w14:paraId="067B6385" w14:textId="77777777" w:rsidR="00303528" w:rsidRDefault="00303528" w:rsidP="00303528">
      <w:pPr>
        <w:rPr>
          <w:b/>
          <w:bCs/>
        </w:rPr>
      </w:pPr>
    </w:p>
    <w:p w14:paraId="70F4CA4C" w14:textId="77777777" w:rsidR="00577044" w:rsidRDefault="00577044" w:rsidP="00303528">
      <w:pPr>
        <w:rPr>
          <w:b/>
          <w:bCs/>
        </w:rPr>
      </w:pPr>
    </w:p>
    <w:p w14:paraId="02F4F012" w14:textId="77777777" w:rsidR="00577044" w:rsidRDefault="00577044" w:rsidP="00577044"/>
    <w:p w14:paraId="09AA8E27" w14:textId="77777777" w:rsidR="00577044" w:rsidRDefault="00577044" w:rsidP="00577044">
      <w:pPr>
        <w:rPr>
          <w:ins w:id="4" w:author="Coffin, Scott@OEHHA" w:date="2026-08-25T17:45:00Z" w16du:dateUtc="2026-08-26T00:45:00Z"/>
        </w:rPr>
      </w:pPr>
      <w:commentRangeStart w:id="5"/>
      <w:commentRangeStart w:id="6"/>
      <w:r>
        <w:rPr>
          <w:noProof/>
        </w:rPr>
        <w:lastRenderedPageBreak/>
        <w:drawing>
          <wp:inline distT="0" distB="0" distL="0" distR="0" wp14:anchorId="2DEFFD63" wp14:editId="6AD88638">
            <wp:extent cx="5943600" cy="3962400"/>
            <wp:effectExtent l="0" t="0" r="0" b="0"/>
            <wp:docPr id="6278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3451" name=""/>
                    <pic:cNvPicPr/>
                  </pic:nvPicPr>
                  <pic:blipFill>
                    <a:blip r:embed="rId10"/>
                    <a:stretch>
                      <a:fillRect/>
                    </a:stretch>
                  </pic:blipFill>
                  <pic:spPr>
                    <a:xfrm>
                      <a:off x="0" y="0"/>
                      <a:ext cx="5943600" cy="3962400"/>
                    </a:xfrm>
                    <a:prstGeom prst="rect">
                      <a:avLst/>
                    </a:prstGeom>
                  </pic:spPr>
                </pic:pic>
              </a:graphicData>
            </a:graphic>
          </wp:inline>
        </w:drawing>
      </w:r>
    </w:p>
    <w:p w14:paraId="6F1C16B4" w14:textId="3DB9273A" w:rsidR="00577044" w:rsidRDefault="00577044" w:rsidP="00577044">
      <w:pPr>
        <w:rPr>
          <w:ins w:id="7" w:author="Coffin, Scott@OEHHA" w:date="2026-08-25T17:45:00Z" w16du:dateUtc="2026-08-26T00:45:00Z"/>
        </w:rPr>
      </w:pPr>
      <w:ins w:id="8" w:author="Coffin, Scott@OEHHA" w:date="2026-08-26T11:33:00Z" w16du:dateUtc="2026-08-26T18:33:00Z">
        <w:commentRangeStart w:id="816"/>
        <w:r>
          <w:rPr>
            <w:b/>
            <w:bCs/>
            <w:rPrChange w:id="9" w:author="Coffin, Scott@OEHHA" w:date="2026-08-26T11:33:00Z" w16du:dateUtc="2026-08-26T18:33:00Z">
              <w:rPr/>
            </w:rPrChange>
          </w:rPr>
          <w:t>Figure SX</w:t>
        </w:r>
        <w:commentRangeEnd w:id="816"/>
        <w:r>
          <w:rPr>
            <w:rStyle w:val="CommentReference"/>
          </w:rPr>
          <w:commentReference w:id="816"/>
        </w:r>
        <w:r>
          <w:t xml:space="preserve">. </w:t>
        </w:r>
      </w:ins>
      <w:ins w:id="10" w:author="Coffin, Scott@OEHHA" w:date="2026-08-25T17:45:00Z" w16du:dateUtc="2026-08-26T00:45:00Z">
        <w:r>
          <w:t>C-PSD power-law fits by matrix</w:t>
        </w:r>
      </w:ins>
      <w:ins w:id="11" w:author="Coffin, Scott@OEHHA" w:date="2026-08-26T11:34:00Z" w16du:dateUtc="2026-08-26T18:34:00Z">
        <w:r>
          <w:t xml:space="preserve">/location (color) x particle </w:t>
        </w:r>
      </w:ins>
      <w:ins w:id="12" w:author="Coffin, Scott@OEHHA" w:date="2026-08-25T17:45:00Z" w16du:dateUtc="2026-08-26T00:45:00Z">
        <w:r>
          <w:t>shape</w:t>
        </w:r>
      </w:ins>
      <w:ins w:id="13" w:author="Coffin, Scott@OEHHA" w:date="2026-08-26T11:34:00Z" w16du:dateUtc="2026-08-26T18:34:00Z">
        <w:r>
          <w:t xml:space="preserve"> (y-axis facet) x</w:t>
        </w:r>
      </w:ins>
      <w:ins w:id="14" w:author="Coffin, Scott@OEHHA" w:date="2026-08-26T11:35:00Z" w16du:dateUtc="2026-08-26T18:35:00Z">
        <w:r>
          <w:t xml:space="preserve"> particle </w:t>
        </w:r>
      </w:ins>
      <w:ins w:id="15" w:author="Coffin, Scott@OEHHA" w:date="2026-08-26T11:36:00Z" w16du:dateUtc="2026-08-26T18:36:00Z">
        <w:r>
          <w:t>attribute</w:t>
        </w:r>
      </w:ins>
      <w:ins w:id="16" w:author="Coffin, Scott@OEHHA" w:date="2026-08-26T11:35:00Z" w16du:dateUtc="2026-08-26T18:35:00Z">
        <w:r>
          <w:t xml:space="preserve"> (x-axis facet)</w:t>
        </w:r>
      </w:ins>
      <w:ins w:id="17" w:author="Coffin, Scott@OEHHA" w:date="2026-08-25T17:45:00Z" w16du:dateUtc="2026-08-26T00:45:00Z">
        <w:r>
          <w:t xml:space="preserve"> with fitted LOD windows</w:t>
        </w:r>
      </w:ins>
      <w:ins w:id="18" w:author="Coffin, Scott@OEHHA" w:date="2026-08-26T11:35:00Z" w16du:dateUtc="2026-08-26T18:35:00Z">
        <w:r>
          <w:t xml:space="preserve"> (darker points and regression lines)</w:t>
        </w:r>
      </w:ins>
      <w:ins w:id="19" w:author="Coffin, Scott@OEHHA" w:date="2026-08-25T17:45:00Z" w16du:dateUtc="2026-08-26T00:45:00Z">
        <w:r>
          <w:t>.</w:t>
        </w:r>
      </w:ins>
      <w:ins w:id="20" w:author="Coffin, Scott@OEHHA" w:date="2026-08-26T11:35:00Z" w16du:dateUtc="2026-08-26T18:35:00Z">
        <w:r>
          <w:t xml:space="preserve"> Relative bin abu</w:t>
        </w:r>
      </w:ins>
      <w:ins w:id="21" w:author="Coffin, Scott@OEHHA" w:date="2026-08-26T11:36:00Z" w16du:dateUtc="2026-08-26T18:36:00Z">
        <w:r>
          <w:t>ndance is on the y-axis, with size on x-axis (units depend on each particle attribute). Both axes are log10 scale.</w:t>
        </w:r>
      </w:ins>
      <w:commentRangeEnd w:id="5"/>
      <w:r>
        <w:rPr>
          <w:rStyle w:val="CommentReference"/>
          <w:sz w:val="24"/>
          <w:szCs w:val="24"/>
        </w:rPr>
        <w:commentReference w:id="5"/>
      </w:r>
      <w:commentRangeEnd w:id="6"/>
      <w:r>
        <w:rPr>
          <w:rStyle w:val="CommentReference"/>
          <w:sz w:val="24"/>
          <w:szCs w:val="24"/>
        </w:rPr>
        <w:commentReference w:id="6"/>
      </w:r>
    </w:p>
    <w:p w14:paraId="239FF27E" w14:textId="77777777" w:rsidR="00577044" w:rsidRDefault="00577044" w:rsidP="00577044">
      <w:pPr>
        <w:rPr>
          <w:b/>
          <w:bCs/>
        </w:rPr>
      </w:pPr>
    </w:p>
    <w:p w14:paraId="4A2680BF" w14:textId="77777777" w:rsidR="00577044" w:rsidRPr="00B964F5" w:rsidRDefault="00577044" w:rsidP="00577044">
      <w:pPr>
        <w:ind w:firstLine="720"/>
        <w:rPr>
          <w:ins w:id="22" w:author="Coffin, Scott@OEHHA" w:date="2026-08-26T11:51:00Z"/>
        </w:rPr>
      </w:pPr>
    </w:p>
    <w:p w14:paraId="42260956" w14:textId="77777777" w:rsidR="00577044" w:rsidRDefault="00577044" w:rsidP="00577044">
      <w:pPr>
        <w:ind w:firstLine="720"/>
      </w:pPr>
    </w:p>
    <w:p w14:paraId="4840FBF0" w14:textId="77777777" w:rsidR="00577044" w:rsidRDefault="00577044" w:rsidP="00577044">
      <w:pPr>
        <w:ind w:firstLine="720"/>
      </w:pPr>
    </w:p>
    <w:p w14:paraId="000DFBE9" w14:textId="77777777" w:rsidR="00577044" w:rsidRDefault="00577044" w:rsidP="00577044">
      <w:pPr>
        <w:ind w:firstLine="720"/>
      </w:pPr>
      <w:commentRangeStart w:id="23"/>
      <w:commentRangeStart w:id="24"/>
      <w:r>
        <w:rPr>
          <w:noProof/>
        </w:rPr>
        <w:lastRenderedPageBreak/>
        <w:drawing>
          <wp:inline distT="0" distB="0" distL="0" distR="0" wp14:anchorId="0FA20895" wp14:editId="563007BB">
            <wp:extent cx="5943600" cy="3962400"/>
            <wp:effectExtent l="0" t="0" r="0" b="0"/>
            <wp:docPr id="52265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55530" name=""/>
                    <pic:cNvPicPr/>
                  </pic:nvPicPr>
                  <pic:blipFill>
                    <a:blip r:embed="rId15"/>
                    <a:stretch>
                      <a:fillRect/>
                    </a:stretch>
                  </pic:blipFill>
                  <pic:spPr>
                    <a:xfrm>
                      <a:off x="0" y="0"/>
                      <a:ext cx="5943600" cy="3962400"/>
                    </a:xfrm>
                    <a:prstGeom prst="rect">
                      <a:avLst/>
                    </a:prstGeom>
                  </pic:spPr>
                </pic:pic>
              </a:graphicData>
            </a:graphic>
          </wp:inline>
        </w:drawing>
      </w:r>
    </w:p>
    <w:p w14:paraId="3385C554" w14:textId="0322B1DE" w:rsidR="00577044" w:rsidRPr="00E03FD1" w:rsidRDefault="00577044" w:rsidP="00577044">
      <w:commentRangeStart w:id="817"/>
      <w:r>
        <w:rPr>
          <w:b/>
          <w:bCs/>
        </w:rPr>
        <w:t xml:space="preserve">Figure SX. </w:t>
      </w:r>
      <w:commentRangeEnd w:id="817"/>
      <w:r>
        <w:rPr>
          <w:rStyle w:val="CommentReference"/>
        </w:rPr>
        <w:commentReference w:id="817"/>
      </w:r>
      <w:r>
        <w:t xml:space="preserve">C-PSD power law fits by particle attribute (x-axis facet) by river (x-axis labels) with points representing median fit values and error bars corresponding to 95% CI’s. Only power law fits for all shapes combined are shown.</w:t>
      </w:r>
      <w:commentRangeEnd w:id="23"/>
      <w:r>
        <w:rPr>
          <w:rStyle w:val="CommentReference"/>
          <w:sz w:val="24"/>
          <w:szCs w:val="24"/>
        </w:rPr>
        <w:commentReference w:id="23"/>
      </w:r>
      <w:commentRangeEnd w:id="24"/>
      <w:r>
        <w:rPr>
          <w:rStyle w:val="CommentReference"/>
          <w:sz w:val="24"/>
          <w:szCs w:val="24"/>
        </w:rPr>
        <w:commentReference w:id="24"/>
      </w:r>
    </w:p>
    <w:p w14:paraId="2FEF1B3E" w14:textId="77777777" w:rsidR="00577044" w:rsidRDefault="00577044" w:rsidP="00303528">
      <w:pPr>
        <w:rPr>
          <w:b/>
          <w:bCs/>
        </w:rPr>
      </w:pPr>
    </w:p>
    <w:p w14:paraId="5533EA73" w14:textId="77777777" w:rsidR="00937F4C" w:rsidRDefault="00937F4C" w:rsidP="00937F4C">
      <w:r>
        <w:rPr>
          <w:noProof/>
        </w:rPr>
        <w:lastRenderedPageBreak/>
        <w:drawing>
          <wp:inline distT="0" distB="0" distL="0" distR="0" wp14:anchorId="3DD141C2" wp14:editId="1FD48160">
            <wp:extent cx="5943600" cy="3566160"/>
            <wp:effectExtent l="0" t="0" r="0" b="2540"/>
            <wp:docPr id="79117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73003" name=""/>
                    <pic:cNvPicPr/>
                  </pic:nvPicPr>
                  <pic:blipFill>
                    <a:blip r:embed="rId16"/>
                    <a:stretch>
                      <a:fillRect/>
                    </a:stretch>
                  </pic:blipFill>
                  <pic:spPr>
                    <a:xfrm>
                      <a:off x="0" y="0"/>
                      <a:ext cx="5943600" cy="3566160"/>
                    </a:xfrm>
                    <a:prstGeom prst="rect">
                      <a:avLst/>
                    </a:prstGeom>
                  </pic:spPr>
                </pic:pic>
              </a:graphicData>
            </a:graphic>
          </wp:inline>
        </w:drawing>
      </w:r>
    </w:p>
    <w:p w14:paraId="43B625B4" w14:textId="423BA144" w:rsidR="00937F4C" w:rsidRDefault="00937F4C" w:rsidP="00940F5B">
      <w:pPr>
        <w:jc w:val="both"/>
      </w:pPr>
      <w:commentRangeStart w:id="818"/>
      <w:r>
        <w:rPr>
          <w:b/>
          <w:bCs/>
        </w:rPr>
        <w:t>Figure SX.</w:t>
      </w:r>
      <w:commentRangeEnd w:id="818"/>
      <w:r>
        <w:rPr>
          <w:rStyle w:val="CommentReference"/>
        </w:rPr>
        <w:commentReference w:id="818"/>
      </w:r>
      <w:r>
        <w:t xml:space="preserve"> Particle-length PSD slopes (</w:t>
      </w:r>
      <w:r>
        <w:rPr>
          <w:i/>
          <w:iCs/>
        </w:rPr>
        <w:t>a</w:t>
      </w:r>
      <w:r>
        <w:t xml:space="preserve">), this study vs. published literature. Fits by shape (fragment/fiber/all) and by individual river sites are labels, with point estimates and corresponding 95% CIs. While refs.</w:t>
        <w:fldChar w:fldCharType="begin"/>
        <w:instrText xml:space="preserve"> ADDIN ZOTERO_ITEM CSL_CITATION {"citationID":"Nvpyc2VL","properties":{"unsorted":false,"formattedCitation":"\\super 3,9,10\\nosupersub{}","plainCitation":"3,9,10","noteIndex":0},"citationItems":[{"id":975,"uris":["http://zotero.org/users/11732030/items/GC3QCJLW"],"itemData":{"id":975,"type":"article-journal","abstract":"Understanding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A."}],"issued":{"date-parts":[["2026",1,1]]}}},{"id":11734,"uris":["http://zotero.org/users/11732030/items/SXENKMCH"],"itemData":{"id":11734,"type":"article-journal","abstract":"Accurate quantification of microplastic (MP) abundance in aquatic environments is critical for understanding their ecological and health impacts. However, the reliability and comparability of reported MP concentrations are frequently undermined by methodological inconsistencies between studies, particularly differences in sampling mesh size and protocols. Conventional correction approaches, such as empirical or power-law based models, often fail to adequately capture the complex effects of mesh aperture, particle size, shape variability, and deformability on sampling outcomes, leading to persistent systematic underestimation and limiting cross-study integration. In this work, we develop a physically-based mesh selectivity correction model that mechanistically accounts for the probabilistic retention of MPs as a function of sampling setting, particle size, morphological heterogeneity, and deformation behavior in the effective size range of 10–5000 μm. By simulating the detailed capture process across a range of mesh sizes and particle properties, our model establishes a direct, physically interpretable link between environmental MP characteristics and their observed field abundances, thereby enabling reliable adjustment and standardization of MP abundance data obtained from diverse sampling protocols. Model validation against multiple published datasets demonstrates that our approach can increase the mean estimation accuracy by up to 70.6% and decrease the mean logarithmic error by 83.7%, which substantially reduces systematic underestimation compared to existing empirical and power-law corrections. By enabling rigorous correction and unification of MP data across studies, this framework advances the standardization and comparability of global MP monitoring efforts, supporting more accurate quantitative assessments and risk evaluations across diverse aquatic systems.","container-title":"Water Research","DOI":"10.1016/j.watres.2026.125833","ISSN":"0043-1354","journalAbbreviation":"Water Research","page":"125833","source":"ScienceDirect","title":"Physically-based mesh selectivity correction model for standardized microplastic abundance estimates in aquatic environment","volume":"299","author":[{"family":"Zhao","given":"Bu"},{"family":"Richardson","given":"Ruth E."},{"family":"Huang","given":"Yilin"},{"family":"You","given":"Fengqi"}],"issued":{"date-parts":[["2026",7,1]]}}}],"schema":"https://github.com/citation-style-language/schema/raw/master/csl-citation.json"} </w:instrText>
        <w:fldChar w:fldCharType="separate"/>
      </w:r>
      <w:r>
        <w:rPr>
          <w:rFonts w:eastAsiaTheme="minorHAnsi"/>
          <w:vertAlign w:val="superscript"/>
          <w14:ligatures w14:val="standardContextual"/>
        </w:rPr>
        <w:t>3,9,10</w:t>
      </w:r>
      <w:r>
        <w:fldChar w:fldCharType="end"/>
        <w:t xml:space="preserve"> used different power law fitting algorithms to this study, ref.</w:t>
        <w:fldChar w:fldCharType="begin"/>
        <w:instrText xml:space="preserve"> ADDIN ZOTERO_ITEM CSL_CITATION {"citationID":"OumEDRbc","properties":{"unsorted":false,"formattedCitation":"\\super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4</w:t>
      </w:r>
      <w:r>
        <w:fldChar w:fldCharType="end"/>
        <w:t xml:space="preserve"> and the MPSizeBase data were all derived using same method in this study.</w:t>
      </w:r>
    </w:p>
    <w:p>
      <w:pPr>
        <w:rPr>
          <w:ins w:id="90226" w:author="Claude" w:date="2026-10-14T12:00:00Z"/>
        </w:rPr>
      </w:pPr>
      <w:ins w:id="90227" w:author="Claude" w:date="2026-10-14T12:00:00Z">
        <w:r>
          <w:drawing>
            <wp:inline xmlns:a="http://schemas.openxmlformats.org/drawingml/2006/main" xmlns:pic="http://schemas.openxmlformats.org/drawingml/2006/picture">
              <wp:extent cx="5943600" cy="3820886"/>
              <wp:docPr id="1065686935" name="Picture 1065686935"/>
              <wp:cNvGraphicFramePr>
                <a:graphicFrameLocks noChangeAspect="1"/>
              </wp:cNvGraphicFramePr>
              <a:graphic>
                <a:graphicData uri="http://schemas.openxmlformats.org/drawingml/2006/picture">
                  <pic:pic>
                    <pic:nvPicPr>
                      <pic:cNvPr id="0" name="rivm_figSA_ecdf.png"/>
                      <pic:cNvPicPr/>
                    </pic:nvPicPr>
                    <pic:blipFill>
                      <a:blip r:embed="rId22"/>
                      <a:stretch>
                        <a:fillRect/>
                      </a:stretch>
                    </pic:blipFill>
                    <pic:spPr>
                      <a:xfrm>
                        <a:off x="0" y="0"/>
                        <a:ext cx="5943600" cy="3820886"/>
                      </a:xfrm>
                      <a:prstGeom prst="rect"/>
                    </pic:spPr>
                  </pic:pic>
                </a:graphicData>
              </a:graphic>
            </wp:inline>
          </w:drawing>
        </w:r>
      </w:ins>
    </w:p>
    <w:p>
      <w:pPr>
        <w:jc w:val="both"/>
        <w:rPr>
          <w:ins w:id="90228" w:author="Claude" w:date="2026-10-14T12:00:00Z"/>
        </w:rPr>
      </w:pPr>
      <w:ins w:id="90229" w:author="Claude" w:date="2026-10-14T12:00:00Z">
        <w:r>
          <w:rPr>
            <w:b/>
            <w:bCs/>
          </w:rPr>
          <w:t xml:space="preserve">Figure S-A. </w:t>
        </w:r>
        <w:r>
          <w:t xml:space="preserve">Empirical distributions of rescaled concentrations, Dutch rivers vs this study. Empirical cumulative distributions of per-sample median rescaled concentrations by water body for W2 (50–500 µm) and W1 (1–5000 µm). Dutch: solid, RIVM uncertainty method; dashed, this study's harmonised method (truncated-normal slope with structural SD, fixed size limits); both reconstructed. This study: river-specific single slopes (W2 measured; W1 reconstructed). Slope convention: differential PSD slope a (dN/dL ∝ L^a); RIVM's positive PDF exponent α is converted as a = −α. Fitting methods differ: Dutch slopes are poweRlaw maximum-likelihood fits above an estimated xmin to particles ≤ 5000 µm, aggregated per water body and technique (ref. 11); this study's slopes are maximum-likelihood fits of a power law truncated at both ends of a fixed 100–500 µm window (the closest like-for-like estimator; the former C-PSD slopes were 0.45–0.9 steeper for three rivers). Systems differ: large perennial Dutch rivers and a canal (FTIR, refs. 12, 14; LDIR, ref. 13) versus discrete pumped samples from small, episodic Central Coast rivers (µFTIR). Dutch concentrations are study-reported totals (authors' blank and subsampling corrections), not recomputed from particles.</w:t>
        </w:r>
      </w:ins>
    </w:p>
    <w:p>
      <w:pPr>
        <w:rPr>
          <w:ins w:id="90230" w:author="Claude" w:date="2026-10-14T12:00:00Z"/>
        </w:rPr>
      </w:pPr>
      <w:ins w:id="90231" w:author="Claude" w:date="2026-10-14T12:00:00Z">
        <w:r>
          <w:drawing>
            <wp:inline xmlns:a="http://schemas.openxmlformats.org/drawingml/2006/main" xmlns:pic="http://schemas.openxmlformats.org/drawingml/2006/picture">
              <wp:extent cx="5943600" cy="6368143"/>
              <wp:docPr id="1065686936" name="Picture 1065686936"/>
              <wp:cNvGraphicFramePr>
                <a:graphicFrameLocks noChangeAspect="1"/>
              </wp:cNvGraphicFramePr>
              <a:graphic>
                <a:graphicData uri="http://schemas.openxmlformats.org/drawingml/2006/picture">
                  <pic:pic>
                    <pic:nvPicPr>
                      <pic:cNvPr id="0" name="rivm_figSB_sensitivity.png"/>
                      <pic:cNvPicPr/>
                    </pic:nvPicPr>
                    <pic:blipFill>
                      <a:blip r:embed="rId23"/>
                      <a:stretch>
                        <a:fillRect/>
                      </a:stretch>
                    </pic:blipFill>
                    <pic:spPr>
                      <a:xfrm>
                        <a:off x="0" y="0"/>
                        <a:ext cx="5943600" cy="6368143"/>
                      </a:xfrm>
                      <a:prstGeom prst="rect"/>
                    </pic:spPr>
                  </pic:pic>
                </a:graphicData>
              </a:graphic>
            </wp:inline>
          </w:drawing>
        </w:r>
      </w:ins>
    </w:p>
    <w:p>
      <w:pPr>
        <w:jc w:val="both"/>
        <w:rPr>
          <w:ins w:id="90232" w:author="Claude" w:date="2026-10-14T12:00:00Z"/>
        </w:rPr>
      </w:pPr>
      <w:ins w:id="90233" w:author="Claude" w:date="2026-10-14T12:00:00Z">
        <w:r>
          <w:rPr>
            <w:b/>
            <w:bCs/>
          </w:rPr>
          <w:t xml:space="preserve">Figure S-B. </w:t>
        </w:r>
        <w:r>
          <w:t xml:space="preserve">Sensitivity of the Dutch-river benchmark. Sensitivity of Dutch water-body medians (points) and interquartile ranges (bars) of per-sample medians: (1) totals as reported versus excluding rubber (Mintenig: “Rubbers”; Mughini-Gras: isoprene; Mintenig 2025: EPDM rubber), since this study's polymer library has no rubber class; (2) LDIR lower size limit 10 µm (sample metadata) versus 20 µm (RIVM report text); (3) RIVM versus harmonised uncertainty method. All Dutch values reconstructed. Slope convention: differential PSD slope a (dN/dL ∝ L^a); RIVM's positive PDF exponent α is converted as a = −α. Fitting methods differ: Dutch slopes are poweRlaw maximum-likelihood fits above an estimated xmin to particles ≤ 5000 µm, aggregated per water body and technique (ref. 11); this study's slopes are maximum-likelihood fits of a power law truncated at both ends of a fixed 100–500 µm window (the closest like-for-like estimator; the former C-PSD slopes were 0.45–0.9 steeper for three rivers). Systems differ: large perennial Dutch rivers and a canal (FTIR, refs. 12, 14; LDIR, ref. 13) versus discrete pumped samples from small, episodic Central Coast rivers (µFTIR). Dutch concentrations are study-reported totals (authors' blank and subsampling corrections), not recomputed from particles.</w:t>
        </w:r>
      </w:ins>
    </w:p>
    <w:p>
      <w:pPr>
        <w:rPr>
          <w:ins w:id="90234" w:author="Claude" w:date="2026-10-14T12:00:00Z"/>
        </w:rPr>
      </w:pPr>
      <w:ins w:id="90235" w:author="Claude" w:date="2026-10-14T12:00:00Z">
        <w:r>
          <w:drawing>
            <wp:inline xmlns:a="http://schemas.openxmlformats.org/drawingml/2006/main" xmlns:pic="http://schemas.openxmlformats.org/drawingml/2006/picture">
              <wp:extent cx="5943600" cy="3820886"/>
              <wp:docPr id="1065686937" name="Picture 1065686937"/>
              <wp:cNvGraphicFramePr>
                <a:graphicFrameLocks noChangeAspect="1"/>
              </wp:cNvGraphicFramePr>
              <a:graphic>
                <a:graphicData uri="http://schemas.openxmlformats.org/drawingml/2006/picture">
                  <pic:pic>
                    <pic:nvPicPr>
                      <pic:cNvPr id="0" name="rivm_figSC_cf_vs_slope.png"/>
                      <pic:cNvPicPr/>
                    </pic:nvPicPr>
                    <pic:blipFill>
                      <a:blip r:embed="rId24"/>
                      <a:stretch>
                        <a:fillRect/>
                      </a:stretch>
                    </pic:blipFill>
                    <pic:spPr>
                      <a:xfrm>
                        <a:off x="0" y="0"/>
                        <a:ext cx="5943600" cy="3820886"/>
                      </a:xfrm>
                      <a:prstGeom prst="rect"/>
                    </pic:spPr>
                  </pic:pic>
                </a:graphicData>
              </a:graphic>
            </wp:inline>
          </w:drawing>
        </w:r>
      </w:ins>
    </w:p>
    <w:p>
      <w:pPr>
        <w:jc w:val="both"/>
        <w:rPr>
          <w:ins w:id="90236" w:author="Claude" w:date="2026-10-14T12:00:00Z"/>
        </w:rPr>
      </w:pPr>
      <w:ins w:id="90237" w:author="Claude" w:date="2026-10-14T12:00:00Z">
        <w:r>
          <w:rPr>
            <w:b/>
            <w:bCs/>
          </w:rPr>
          <w:t xml:space="preserve">Figure S-C. </w:t>
        </w:r>
        <w:r>
          <w:t xml:space="preserve">Correction factors versus PSD slope. Correction factors to 1–5000 µm (median and 5–95%) versus differential slope. Dutch per-sample factors span 45–430 (RIVM report: 46–440; shaded band); this study's factors (50–500 µm sieve window) use each river's own slope and are labelled by river. All values reconstructed. Slope convention: differential PSD slope a (dN/dL ∝ L^a); RIVM's positive PDF exponent α is converted as a = −α. Fitting methods differ: Dutch slopes are poweRlaw maximum-likelihood fits above an estimated xmin to particles ≤ 5000 µm, aggregated per water body and technique (ref. 11); this study's slopes are maximum-likelihood fits of a power law truncated at both ends of a fixed 100–500 µm window (the closest like-for-like estimator; the former C-PSD slopes were 0.45–0.9 steeper for three rivers). Systems differ: large perennial Dutch rivers and a canal (FTIR, refs. 12, 14; LDIR, ref. 13) versus discrete pumped samples from small, episodic Central Coast rivers (µFTIR). Dutch concentrations are study-reported totals (authors' blank and subsampling corrections), not recomputed from particles.</w:t>
        </w:r>
      </w:ins>
    </w:p>
    <w:p w14:paraId="593CBCEB" w14:textId="77777777" w:rsidR="00303528" w:rsidRDefault="00303528" w:rsidP="00303528">
      <w:pPr>
        <w:rPr>
          <w:b/>
          <w:bCs/>
        </w:rPr>
      </w:pPr>
    </w:p>
    <w:p w14:paraId="4ACEA3CE" w14:textId="77777777" w:rsidR="00303528" w:rsidRDefault="00303528" w:rsidP="00303528">
      <w:pPr>
        <w:rPr>
          <w:b/>
          <w:bCs/>
        </w:rPr>
      </w:pPr>
    </w:p>
    <w:p w14:paraId="35E494AB" w14:textId="77777777" w:rsidR="00940F5B" w:rsidRDefault="00940F5B" w:rsidP="00303528">
      <w:pPr>
        <w:rPr>
          <w:b/>
          <w:bCs/>
        </w:rPr>
      </w:pPr>
    </w:p>
    <w:p w14:paraId="2A11ECBC" w14:textId="77777777" w:rsidR="00940F5B" w:rsidRDefault="00940F5B" w:rsidP="00303528">
      <w:pPr>
        <w:rPr>
          <w:b/>
          <w:bCs/>
        </w:rPr>
      </w:pPr>
    </w:p>
    <w:p w14:paraId="626E80F6" w14:textId="3C6828B8" w:rsidR="00940F5B" w:rsidRDefault="00940F5B" w:rsidP="00303528">
      <w:pPr>
        <w:rPr>
          <w:b/>
          <w:bCs/>
        </w:rPr>
      </w:pPr>
      <w:r>
        <w:rPr>
          <w:b/>
          <w:bCs/>
        </w:rPr>
        <w:br w:type="page"/>
      </w:r>
    </w:p>
    <w:p w14:paraId="209018E4" w14:textId="77777777" w:rsidR="00940F5B" w:rsidRDefault="00940F5B" w:rsidP="00940F5B">
      <w:pPr>
        <w:rPr>
          <w:b/>
          <w:bCs/>
        </w:rPr>
      </w:pPr>
      <w:r>
        <w:rPr>
          <w:b/>
          <w:bCs/>
        </w:rPr>
        <w:lastRenderedPageBreak/>
        <w:t>Supplemental Tables</w:t>
      </w:r>
    </w:p>
    <w:p w14:paraId="02EEDC8F" w14:textId="77777777" w:rsidR="00940F5B" w:rsidRDefault="00940F5B" w:rsidP="00303528">
      <w:pPr>
        <w:rPr>
          <w:b/>
          <w:bCs/>
        </w:rPr>
      </w:pPr>
    </w:p>
    <w:tbl>
      <w:tblPr>
        <w:tblW w:w="0" w:type="auto"/>
        <w:jc w:val="center"/>
        <w:tblLayout w:type="fixed"/>
        <w:tblLook w:val="0420" w:firstRow="1" w:lastRow="0" w:firstColumn="0" w:lastColumn="0" w:noHBand="0" w:noVBand="1"/>
      </w:tblPr>
      <w:tblGrid>
        <w:gridCol w:w="5220"/>
        <w:gridCol w:w="1137"/>
        <w:gridCol w:w="1833"/>
      </w:tblGrid>
      <w:tr w:rsidR="00303528" w:rsidRPr="005B72CB" w14:paraId="7D92D29A" w14:textId="77777777" w:rsidTr="006D26BF">
        <w:trPr>
          <w:tblHeader/>
          <w:jc w:val="center"/>
        </w:trPr>
        <w:tc>
          <w:tcPr>
            <w:tcW w:w="5220" w:type="dxa"/>
            <w:tcBorders>
              <w:top w:val="single" w:sz="8" w:space="0" w:color="000000"/>
              <w:left w:val="single" w:sz="8" w:space="0" w:color="000000"/>
              <w:bottom w:val="single" w:sz="8" w:space="0" w:color="000000"/>
              <w:right w:val="single" w:sz="4" w:space="0" w:color="000000"/>
            </w:tcBorders>
            <w:shd w:val="clear" w:color="auto" w:fill="D9D9D9"/>
            <w:tcMar>
              <w:top w:w="0" w:type="dxa"/>
              <w:left w:w="0" w:type="dxa"/>
              <w:bottom w:w="0" w:type="dxa"/>
              <w:right w:w="0" w:type="dxa"/>
            </w:tcMar>
            <w:vAlign w:val="center"/>
          </w:tcPr>
          <w:p w14:paraId="144AFCD6"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Polymer type</w:t>
            </w:r>
          </w:p>
        </w:tc>
        <w:tc>
          <w:tcPr>
            <w:tcW w:w="1137" w:type="dxa"/>
            <w:tcBorders>
              <w:top w:val="single" w:sz="8" w:space="0" w:color="000000"/>
              <w:left w:val="single" w:sz="4" w:space="0" w:color="000000"/>
              <w:bottom w:val="single" w:sz="8" w:space="0" w:color="000000"/>
              <w:right w:val="single" w:sz="4" w:space="0" w:color="000000"/>
            </w:tcBorders>
            <w:shd w:val="clear" w:color="auto" w:fill="D9D9D9"/>
            <w:tcMar>
              <w:top w:w="0" w:type="dxa"/>
              <w:left w:w="0" w:type="dxa"/>
              <w:bottom w:w="0" w:type="dxa"/>
              <w:right w:w="0" w:type="dxa"/>
            </w:tcMar>
            <w:vAlign w:val="center"/>
          </w:tcPr>
          <w:p w14:paraId="1BD2471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Total particles</w:t>
            </w:r>
          </w:p>
        </w:tc>
        <w:tc>
          <w:tcPr>
            <w:tcW w:w="1833" w:type="dxa"/>
            <w:tcBorders>
              <w:top w:val="single" w:sz="8" w:space="0" w:color="000000"/>
              <w:left w:val="single" w:sz="4" w:space="0" w:color="000000"/>
              <w:bottom w:val="single" w:sz="8" w:space="0" w:color="000000"/>
              <w:right w:val="single" w:sz="8" w:space="0" w:color="000000"/>
            </w:tcBorders>
            <w:shd w:val="clear" w:color="auto" w:fill="D9D9D9"/>
            <w:tcMar>
              <w:top w:w="0" w:type="dxa"/>
              <w:left w:w="0" w:type="dxa"/>
              <w:bottom w:w="0" w:type="dxa"/>
              <w:right w:w="0" w:type="dxa"/>
            </w:tcMar>
            <w:vAlign w:val="center"/>
          </w:tcPr>
          <w:p w14:paraId="6CFE9479"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Percent of plastic particles</w:t>
            </w:r>
          </w:p>
        </w:tc>
      </w:tr>
      <w:tr w:rsidR="00303528" w:rsidRPr="005B72CB" w14:paraId="1DC78BC1" w14:textId="77777777" w:rsidTr="006D26BF">
        <w:trPr>
          <w:jc w:val="center"/>
        </w:trPr>
        <w:tc>
          <w:tcPr>
            <w:tcW w:w="5220" w:type="dxa"/>
            <w:tcBorders>
              <w:top w:val="single" w:sz="8"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A6465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poly(propylene)</w:t>
            </w:r>
          </w:p>
        </w:tc>
        <w:tc>
          <w:tcPr>
            <w:tcW w:w="1137" w:type="dxa"/>
            <w:tcBorders>
              <w:top w:val="single" w:sz="8"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9E492AD"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1,298</w:t>
            </w:r>
          </w:p>
        </w:tc>
        <w:tc>
          <w:tcPr>
            <w:tcW w:w="1833" w:type="dxa"/>
            <w:tcBorders>
              <w:top w:val="single" w:sz="8"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0DBDD59"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34.4%</w:t>
            </w:r>
          </w:p>
        </w:tc>
      </w:tr>
      <w:tr w:rsidR="00303528" w:rsidRPr="005B72CB" w14:paraId="793F9321"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493E96"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poly(acrylamide/amid)s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3F2C14F"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1,103</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62EEABBE"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29.2%</w:t>
            </w:r>
          </w:p>
        </w:tc>
      </w:tr>
      <w:tr w:rsidR="00303528" w:rsidRPr="005B72CB" w14:paraId="0505B6F6"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6FC438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poly(ethylene)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6B7C3D9"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456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2E136F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12.1%</w:t>
            </w:r>
          </w:p>
        </w:tc>
      </w:tr>
      <w:tr w:rsidR="00303528" w:rsidRPr="005B72CB" w14:paraId="50F766A6"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748B51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polystyrenes (polyphenylethylenes, -methylstyrene)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B56FB68"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334</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62F7A164"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8.8%</w:t>
            </w:r>
          </w:p>
        </w:tc>
      </w:tr>
      <w:tr w:rsidR="00303528" w:rsidRPr="005B72CB" w14:paraId="7AF03DBD"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E29C8A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poly(esters/ethers/diglycidylethers/terephthalates)s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404243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176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DEDE82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4.7%</w:t>
            </w:r>
          </w:p>
        </w:tc>
      </w:tr>
      <w:tr w:rsidR="00303528" w:rsidRPr="005B72CB" w14:paraId="65119DC6"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D7D7B7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polyacrylates (propenoates)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1F73F9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130</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54FE50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3.4%</w:t>
            </w:r>
          </w:p>
        </w:tc>
      </w:tr>
      <w:tr w:rsidR="00303528" w:rsidRPr="005B72CB" w14:paraId="2AB18115"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FDEA52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polyurethanes (isocyanates)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B73389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67</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1E4DD357"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1.8%</w:t>
            </w:r>
          </w:p>
        </w:tc>
      </w:tr>
      <w:tr w:rsidR="00303528" w:rsidRPr="005B72CB" w14:paraId="64B10AA4"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B1B94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polyhaloolefins (vinylhalides)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B1CB60D"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60</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780D67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1.6%</w:t>
            </w:r>
          </w:p>
        </w:tc>
      </w:tr>
      <w:tr w:rsidR="00303528" w:rsidRPr="005B72CB" w14:paraId="1EC8D165"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F22D3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polymethacrylates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3BE5A1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31</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7892475E"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0.8%</w:t>
            </w:r>
          </w:p>
        </w:tc>
      </w:tr>
      <w:tr w:rsidR="00303528" w:rsidRPr="005B72CB" w14:paraId="596C4DA7"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915C6E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polysiloxanes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7CD3D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26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16D7372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0.7%</w:t>
            </w:r>
          </w:p>
        </w:tc>
      </w:tr>
      <w:tr w:rsidR="00303528" w:rsidRPr="005B72CB" w14:paraId="48241275"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EBE22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poly(tetrafluoroethylene)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64EB307"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25</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436DF6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0.7%</w:t>
            </w:r>
          </w:p>
        </w:tc>
      </w:tr>
      <w:tr w:rsidR="00303528" w:rsidRPr="005B72CB" w14:paraId="7272D139"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E4EF44"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polyvinylesters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BBBD899"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24</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607137B4"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0.6%</w:t>
            </w:r>
          </w:p>
        </w:tc>
      </w:tr>
      <w:tr w:rsidR="00303528" w:rsidRPr="005B72CB" w14:paraId="370A10A0"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D179EF"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cellulose derivatives (ether cellulose)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43F93D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616E2DE"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0.4%</w:t>
            </w:r>
          </w:p>
        </w:tc>
      </w:tr>
      <w:tr w:rsidR="00303528" w:rsidRPr="005B72CB" w14:paraId="6C472771"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82CA9E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ethylene-vinyl acetate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7E2231"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75F2522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0.2%</w:t>
            </w:r>
          </w:p>
        </w:tc>
      </w:tr>
      <w:tr w:rsidR="00303528" w:rsidRPr="005B72CB" w14:paraId="421BFC30"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0C10294"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polyhydroxy(meth)acrylates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78CAA3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A6B515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0.2%</w:t>
            </w:r>
          </w:p>
        </w:tc>
      </w:tr>
      <w:tr w:rsidR="00303528" w:rsidRPr="005B72CB" w14:paraId="1933FB70"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6A6988D"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polyvinylalcohols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0372E4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FF6C6C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0.2%</w:t>
            </w:r>
          </w:p>
        </w:tc>
      </w:tr>
      <w:tr w:rsidR="00303528" w:rsidRPr="005B72CB" w14:paraId="061301BA"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A41BC5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polyimides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6E27E5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4</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7A14ABE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0.1%</w:t>
            </w:r>
          </w:p>
        </w:tc>
      </w:tr>
      <w:tr w:rsidR="00303528" w:rsidRPr="005B72CB" w14:paraId="61912026"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360361"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acrylonitrile butadiene styrene (abs)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D2C6CA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3</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7C519A1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0.1%</w:t>
            </w:r>
          </w:p>
        </w:tc>
      </w:tr>
      <w:tr w:rsidR="00303528" w:rsidRPr="005B72CB" w14:paraId="653CD88D"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78B29B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polyacrylonitriles (nitriles)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0CB6DF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2</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2746E14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0.1%</w:t>
            </w:r>
          </w:p>
        </w:tc>
      </w:tr>
      <w:tr w:rsidR="00303528" w:rsidRPr="005B72CB" w14:paraId="5ABB1CF0"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A4C73CF"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poly(ether)ketones (polyketones)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203BD3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47DD758"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w:t>
            </w:r>
          </w:p>
        </w:tc>
      </w:tr>
      <w:tr w:rsidR="00303528" w:rsidRPr="005B72CB" w14:paraId="30544EF3"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752187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polycarbonates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380D7E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0E6C65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w:t>
            </w:r>
          </w:p>
        </w:tc>
      </w:tr>
      <w:tr w:rsidR="00303528" w:rsidRPr="005B72CB" w14:paraId="62E0D00D"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D659B78"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polyethersulfones (polysulfone)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E0A0BBF"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271629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w:t>
            </w:r>
          </w:p>
        </w:tc>
      </w:tr>
      <w:tr w:rsidR="00303528" w:rsidRPr="005B72CB" w14:paraId="20869C5F" w14:textId="77777777" w:rsidTr="006D26BF">
        <w:trPr>
          <w:jc w:val="center"/>
        </w:trPr>
        <w:tc>
          <w:tcPr>
            <w:tcW w:w="5220" w:type="dxa"/>
            <w:tcBorders>
              <w:top w:val="single" w:sz="4"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59A6EFE"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Pr>
                <w:rFonts w:eastAsia="Arial"/>
                <w:color w:val="000000"/>
              </w:rPr>
              <w:t>polyvinylethers</w:t>
            </w:r>
          </w:p>
        </w:tc>
        <w:tc>
          <w:tcPr>
            <w:tcW w:w="1137"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0A0F22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w:t>
            </w:r>
          </w:p>
        </w:tc>
        <w:tc>
          <w:tcPr>
            <w:tcW w:w="1833" w:type="dxa"/>
            <w:tcBorders>
              <w:top w:val="single" w:sz="4"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9774B0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w:t>
            </w:r>
          </w:p>
        </w:tc>
      </w:tr>
    </w:tbl>
    <w:p w14:paraId="5EAE545D" w14:textId="77777777" w:rsidR="00303528" w:rsidRDefault="00303528" w:rsidP="00303528">
      <w:pPr>
        <w:rPr>
          <w:b/>
          <w:bCs/>
        </w:rPr>
      </w:pPr>
    </w:p>
    <w:p w14:paraId="0D68579E" w14:textId="20C4A4C3" w:rsidR="00303528" w:rsidRPr="00643AA7" w:rsidRDefault="00303528" w:rsidP="00303528">
      <w:r>
        <w:rPr>
          <w:b/>
          <w:bCs/>
        </w:rPr>
        <w:t xml:space="preserve">Table S1. Polymer types from all river samples. </w:t>
      </w:r>
      <w:r>
        <w:t xml:space="preserve">Count of all 23 polymer types of particles 50-500 </w:t>
        <w:sym w:font="Symbol" w:char="F06D"/>
        <w:t xml:space="preserve">m as identified by </w:t>
      </w:r>
      <w:bookmarkStart w:id="25" w:name="_Hlk218505306"/>
      <w:r>
        <w:sym w:font="Symbol" w:char="F06D"/>
      </w:r>
      <w:bookmarkEnd w:id="25"/>
      <w:r>
        <w:t>FTIR.</w:t>
      </w:r>
    </w:p>
    <w:p w14:paraId="460A8E44" w14:textId="52CD1761" w:rsidR="00940F5B" w:rsidRDefault="00940F5B">
      <w:pPr>
        <w:spacing w:after="160" w:line="278" w:lineRule="auto"/>
      </w:pPr>
      <w:r>
        <w:br w:type="page"/>
      </w:r>
    </w:p>
    <w:p w14:paraId="2106CDD1" w14:textId="77777777" w:rsidR="00303528" w:rsidRDefault="00303528"/>
    <w:p w14:paraId="5FE6B903" w14:textId="77777777" w:rsidR="00303528" w:rsidRDefault="00303528"/>
    <w:p w14:paraId="0176FBBA" w14:textId="77777777" w:rsidR="00B270B1" w:rsidRDefault="00B270B1"/>
    <w:p w14:paraId="412FD9D8" w14:textId="77777777" w:rsidR="00B270B1" w:rsidRDefault="00B270B1"/>
    <w:p w14:paraId="1868CF36" w14:textId="77777777" w:rsidR="00B270B1" w:rsidRDefault="00B270B1"/>
    <w:p w14:paraId="4A80A7AB" w14:textId="77777777" w:rsidR="004A399F" w:rsidRDefault="004A399F" w:rsidP="004A399F">
      <w:r>
        <w:rPr>
          <w:b/>
          <w:bCs/>
        </w:rPr>
        <w:t>Table SX.</w:t>
      </w:r>
      <w:r>
        <w:t xml:space="preserve"> Lab blank levels from Moore Institute (smaller size class)</w:t>
      </w:r>
    </w:p>
    <w:p w14:paraId="79D8DD59" w14:textId="77777777" w:rsidR="004A399F" w:rsidRDefault="004A399F"/>
    <w:tbl>
      <w:tblPr>
        <w:tblpPr w:leftFromText="180" w:rightFromText="180" w:vertAnchor="page" w:horzAnchor="margin" w:tblpY="3426"/>
        <w:tblW w:w="5740" w:type="dxa"/>
        <w:shd w:val="clear" w:color="auto" w:fill="FFFFFF"/>
        <w:tblCellMar>
          <w:left w:w="0" w:type="dxa"/>
          <w:right w:w="0" w:type="dxa"/>
        </w:tblCellMar>
        <w:tblLook w:val="04A0" w:firstRow="1" w:lastRow="0" w:firstColumn="1" w:lastColumn="0" w:noHBand="0" w:noVBand="1"/>
      </w:tblPr>
      <w:tblGrid>
        <w:gridCol w:w="1340"/>
        <w:gridCol w:w="3380"/>
        <w:gridCol w:w="1020"/>
      </w:tblGrid>
      <w:tr w:rsidR="004A399F" w:rsidRPr="00B270B1" w14:paraId="6C3E9C20" w14:textId="77777777" w:rsidTr="004A399F">
        <w:trPr>
          <w:trHeight w:val="287"/>
        </w:trPr>
        <w:tc>
          <w:tcPr>
            <w:tcW w:w="1340"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193600E" w14:textId="77777777" w:rsidR="004A399F" w:rsidRPr="00B270B1" w:rsidRDefault="004A399F" w:rsidP="004A399F">
            <w:pPr>
              <w:rPr>
                <w:color w:val="000000"/>
                <w:sz w:val="22"/>
                <w:szCs w:val="22"/>
              </w:rPr>
            </w:pPr>
            <w:r>
              <w:rPr>
                <w:color w:val="000000"/>
                <w:sz w:val="22"/>
                <w:szCs w:val="22"/>
              </w:rPr>
              <w:t>group</w:t>
            </w:r>
          </w:p>
        </w:tc>
        <w:tc>
          <w:tcPr>
            <w:tcW w:w="338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DD8D58D" w14:textId="77777777" w:rsidR="004A399F" w:rsidRPr="00B270B1" w:rsidRDefault="004A399F" w:rsidP="004A399F">
            <w:pPr>
              <w:rPr>
                <w:color w:val="000000"/>
                <w:sz w:val="22"/>
                <w:szCs w:val="22"/>
              </w:rPr>
            </w:pPr>
            <w:r>
              <w:rPr>
                <w:color w:val="000000"/>
                <w:sz w:val="22"/>
                <w:szCs w:val="22"/>
              </w:rPr>
              <w:t>mippr_id</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2853B3F" w14:textId="77777777" w:rsidR="004A399F" w:rsidRPr="00B270B1" w:rsidRDefault="004A399F" w:rsidP="004A399F">
            <w:pPr>
              <w:rPr>
                <w:color w:val="000000"/>
                <w:sz w:val="22"/>
                <w:szCs w:val="22"/>
              </w:rPr>
            </w:pPr>
            <w:r>
              <w:rPr>
                <w:color w:val="000000"/>
                <w:sz w:val="22"/>
                <w:szCs w:val="22"/>
              </w:rPr>
              <w:t>count</w:t>
            </w:r>
          </w:p>
        </w:tc>
      </w:tr>
      <w:tr w:rsidR="004A399F" w:rsidRPr="00B270B1" w14:paraId="749DE0AF"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8F87954" w14:textId="77777777" w:rsidR="004A399F" w:rsidRPr="00B270B1" w:rsidRDefault="004A399F" w:rsidP="004A399F">
            <w:pPr>
              <w:rPr>
                <w:color w:val="000000"/>
                <w:sz w:val="22"/>
                <w:szCs w:val="22"/>
              </w:rPr>
            </w:pPr>
            <w:r>
              <w:rPr>
                <w:color w:val="000000"/>
                <w:sz w:val="22"/>
                <w:szCs w:val="22"/>
              </w:rPr>
              <w:t>MBMS_01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F534F2D" w14:textId="77777777" w:rsidR="004A399F" w:rsidRPr="00B270B1" w:rsidRDefault="004A399F" w:rsidP="004A399F">
            <w:pPr>
              <w:rPr>
                <w:color w:val="000000"/>
                <w:sz w:val="22"/>
                <w:szCs w:val="22"/>
              </w:rPr>
            </w:pPr>
            <w:r>
              <w:rPr>
                <w:color w:val="000000"/>
                <w:sz w:val="22"/>
                <w:szCs w:val="22"/>
              </w:rPr>
              <w:t>MIPPR_MBMS_PrcdrlBlnk_7Feb24</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A114C03" w14:textId="77777777" w:rsidR="004A399F" w:rsidRPr="00B270B1" w:rsidRDefault="004A399F" w:rsidP="004A399F">
            <w:pPr>
              <w:jc w:val="right"/>
              <w:rPr>
                <w:color w:val="000000"/>
                <w:sz w:val="22"/>
                <w:szCs w:val="22"/>
              </w:rPr>
            </w:pPr>
            <w:r>
              <w:rPr>
                <w:color w:val="000000"/>
                <w:sz w:val="22"/>
                <w:szCs w:val="22"/>
              </w:rPr>
              <w:t>12</w:t>
            </w:r>
          </w:p>
        </w:tc>
      </w:tr>
      <w:tr w:rsidR="004A399F" w:rsidRPr="00B270B1" w14:paraId="699AB069"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7C1925B" w14:textId="77777777" w:rsidR="004A399F" w:rsidRPr="00B270B1" w:rsidRDefault="004A399F" w:rsidP="004A399F">
            <w:pPr>
              <w:rPr>
                <w:color w:val="000000"/>
                <w:sz w:val="22"/>
                <w:szCs w:val="22"/>
              </w:rPr>
            </w:pPr>
            <w:r>
              <w:rPr>
                <w:color w:val="000000"/>
                <w:sz w:val="22"/>
                <w:szCs w:val="22"/>
              </w:rPr>
              <w:t>MBMS_02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818A5C6" w14:textId="77777777" w:rsidR="004A399F" w:rsidRPr="00B270B1" w:rsidRDefault="004A399F" w:rsidP="004A399F">
            <w:pPr>
              <w:rPr>
                <w:color w:val="000000"/>
                <w:sz w:val="22"/>
                <w:szCs w:val="22"/>
              </w:rPr>
            </w:pPr>
            <w:r>
              <w:rPr>
                <w:color w:val="000000"/>
                <w:sz w:val="22"/>
                <w:szCs w:val="22"/>
              </w:rPr>
              <w:t>MIPPR_PB_23JUL24</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49C41F2" w14:textId="77777777" w:rsidR="004A399F" w:rsidRPr="00B270B1" w:rsidRDefault="004A399F" w:rsidP="004A399F">
            <w:pPr>
              <w:jc w:val="right"/>
              <w:rPr>
                <w:color w:val="000000"/>
                <w:sz w:val="22"/>
                <w:szCs w:val="22"/>
              </w:rPr>
            </w:pPr>
            <w:r>
              <w:rPr>
                <w:color w:val="000000"/>
                <w:sz w:val="22"/>
                <w:szCs w:val="22"/>
              </w:rPr>
              <w:t>1</w:t>
            </w:r>
          </w:p>
        </w:tc>
      </w:tr>
      <w:tr w:rsidR="004A399F" w:rsidRPr="00B270B1" w14:paraId="56B93436"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E6EA1A1" w14:textId="77777777" w:rsidR="004A399F" w:rsidRPr="00B270B1" w:rsidRDefault="004A399F" w:rsidP="004A399F">
            <w:pPr>
              <w:rPr>
                <w:color w:val="000000"/>
                <w:sz w:val="22"/>
                <w:szCs w:val="22"/>
              </w:rPr>
            </w:pPr>
            <w:r>
              <w:rPr>
                <w:color w:val="000000"/>
                <w:sz w:val="22"/>
                <w:szCs w:val="22"/>
              </w:rPr>
              <w:t>MBMS_03</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53B9680" w14:textId="77777777" w:rsidR="004A399F" w:rsidRPr="00B270B1" w:rsidRDefault="004A399F" w:rsidP="004A399F">
            <w:pPr>
              <w:rPr>
                <w:color w:val="000000"/>
                <w:sz w:val="22"/>
                <w:szCs w:val="22"/>
              </w:rPr>
            </w:pPr>
            <w:r>
              <w:rPr>
                <w:color w:val="000000"/>
                <w:sz w:val="22"/>
                <w:szCs w:val="22"/>
              </w:rPr>
              <w:t>MIPPR_PB_08JAN25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A096D76" w14:textId="77777777" w:rsidR="004A399F" w:rsidRPr="00B270B1" w:rsidRDefault="004A399F" w:rsidP="004A399F">
            <w:pPr>
              <w:jc w:val="right"/>
              <w:rPr>
                <w:color w:val="000000"/>
                <w:sz w:val="22"/>
                <w:szCs w:val="22"/>
              </w:rPr>
            </w:pPr>
            <w:r>
              <w:rPr>
                <w:color w:val="000000"/>
                <w:sz w:val="22"/>
                <w:szCs w:val="22"/>
              </w:rPr>
              <w:t>2</w:t>
            </w:r>
          </w:p>
        </w:tc>
      </w:tr>
      <w:tr w:rsidR="004A399F" w:rsidRPr="00B270B1" w14:paraId="5858729C"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A14EE7C" w14:textId="77777777" w:rsidR="004A399F" w:rsidRPr="00B270B1" w:rsidRDefault="004A399F" w:rsidP="004A399F">
            <w:pPr>
              <w:rPr>
                <w:color w:val="000000"/>
                <w:sz w:val="22"/>
                <w:szCs w:val="22"/>
              </w:rPr>
            </w:pPr>
            <w:r>
              <w:rPr>
                <w:color w:val="000000"/>
                <w:sz w:val="22"/>
                <w:szCs w:val="22"/>
              </w:rPr>
              <w:t>MBMS_06A</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00DCFFB" w14:textId="77777777" w:rsidR="004A399F" w:rsidRPr="00B270B1" w:rsidRDefault="004A399F" w:rsidP="004A399F">
            <w:pPr>
              <w:rPr>
                <w:color w:val="000000"/>
                <w:sz w:val="22"/>
                <w:szCs w:val="22"/>
              </w:rPr>
            </w:pPr>
            <w:r>
              <w:rPr>
                <w:color w:val="000000"/>
                <w:sz w:val="22"/>
                <w:szCs w:val="22"/>
              </w:rPr>
              <w:t>MIPPR_PB_30JAN25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CF0AE39" w14:textId="77777777" w:rsidR="004A399F" w:rsidRPr="00B270B1" w:rsidRDefault="004A399F" w:rsidP="004A399F">
            <w:pPr>
              <w:jc w:val="right"/>
              <w:rPr>
                <w:color w:val="000000"/>
                <w:sz w:val="22"/>
                <w:szCs w:val="22"/>
              </w:rPr>
            </w:pPr>
            <w:r>
              <w:rPr>
                <w:color w:val="000000"/>
                <w:sz w:val="22"/>
                <w:szCs w:val="22"/>
              </w:rPr>
              <w:t>0</w:t>
            </w:r>
          </w:p>
        </w:tc>
      </w:tr>
      <w:tr w:rsidR="004A399F" w:rsidRPr="00B270B1" w14:paraId="51786752"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431A376" w14:textId="77777777" w:rsidR="004A399F" w:rsidRPr="00B270B1" w:rsidRDefault="004A399F" w:rsidP="004A399F">
            <w:pPr>
              <w:rPr>
                <w:color w:val="000000"/>
                <w:sz w:val="22"/>
                <w:szCs w:val="22"/>
              </w:rPr>
            </w:pPr>
            <w:r>
              <w:rPr>
                <w:color w:val="000000"/>
                <w:sz w:val="22"/>
                <w:szCs w:val="22"/>
              </w:rPr>
              <w:t>MBMS_06B</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F58C913" w14:textId="77777777" w:rsidR="004A399F" w:rsidRPr="00B270B1" w:rsidRDefault="004A399F" w:rsidP="004A399F">
            <w:pPr>
              <w:rPr>
                <w:color w:val="000000"/>
                <w:sz w:val="22"/>
                <w:szCs w:val="22"/>
              </w:rPr>
            </w:pPr>
            <w:r>
              <w:rPr>
                <w:color w:val="000000"/>
                <w:sz w:val="22"/>
                <w:szCs w:val="22"/>
              </w:rPr>
              <w:t>MIPPR_PB_7FEB25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C26A442" w14:textId="77777777" w:rsidR="004A399F" w:rsidRPr="00B270B1" w:rsidRDefault="004A399F" w:rsidP="004A399F">
            <w:pPr>
              <w:jc w:val="right"/>
              <w:rPr>
                <w:color w:val="000000"/>
                <w:sz w:val="22"/>
                <w:szCs w:val="22"/>
              </w:rPr>
            </w:pPr>
            <w:r>
              <w:rPr>
                <w:color w:val="000000"/>
                <w:sz w:val="22"/>
                <w:szCs w:val="22"/>
              </w:rPr>
              <w:t>9</w:t>
            </w:r>
          </w:p>
        </w:tc>
      </w:tr>
      <w:tr w:rsidR="004A399F" w:rsidRPr="00B270B1" w14:paraId="356BA43B"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3208B7C" w14:textId="77777777" w:rsidR="004A399F" w:rsidRPr="00B270B1" w:rsidRDefault="004A399F" w:rsidP="004A399F">
            <w:pPr>
              <w:rPr>
                <w:color w:val="000000"/>
                <w:sz w:val="22"/>
                <w:szCs w:val="22"/>
              </w:rPr>
            </w:pPr>
            <w:r>
              <w:rPr>
                <w:color w:val="000000"/>
                <w:sz w:val="22"/>
                <w:szCs w:val="22"/>
              </w:rPr>
              <w:t>MBMS_06C</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293CD97" w14:textId="77777777" w:rsidR="004A399F" w:rsidRPr="00B270B1" w:rsidRDefault="004A399F" w:rsidP="004A399F">
            <w:pPr>
              <w:rPr>
                <w:color w:val="000000"/>
                <w:sz w:val="22"/>
                <w:szCs w:val="22"/>
              </w:rPr>
            </w:pPr>
            <w:r>
              <w:rPr>
                <w:color w:val="000000"/>
                <w:sz w:val="22"/>
                <w:szCs w:val="22"/>
              </w:rPr>
              <w:t>MIPPR_PB_13MAR25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B4306E0" w14:textId="77777777" w:rsidR="004A399F" w:rsidRPr="00B270B1" w:rsidRDefault="004A399F" w:rsidP="004A399F">
            <w:pPr>
              <w:jc w:val="right"/>
              <w:rPr>
                <w:color w:val="000000"/>
                <w:sz w:val="22"/>
                <w:szCs w:val="22"/>
              </w:rPr>
            </w:pPr>
            <w:r>
              <w:rPr>
                <w:color w:val="000000"/>
                <w:sz w:val="22"/>
                <w:szCs w:val="22"/>
              </w:rPr>
              <w:t>10</w:t>
            </w:r>
          </w:p>
        </w:tc>
      </w:tr>
      <w:tr w:rsidR="004A399F" w:rsidRPr="00B270B1" w14:paraId="408D30EB"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D8831A3" w14:textId="77777777" w:rsidR="004A399F" w:rsidRPr="00B270B1" w:rsidRDefault="004A399F" w:rsidP="004A399F">
            <w:pPr>
              <w:rPr>
                <w:color w:val="000000"/>
                <w:sz w:val="22"/>
                <w:szCs w:val="22"/>
              </w:rPr>
            </w:pPr>
            <w:r>
              <w:rPr>
                <w:color w:val="000000"/>
                <w:sz w:val="22"/>
                <w:szCs w:val="22"/>
              </w:rPr>
              <w:t>MBMS_07A</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CE541FC" w14:textId="77777777" w:rsidR="004A399F" w:rsidRPr="00B270B1" w:rsidRDefault="004A399F" w:rsidP="004A399F">
            <w:pPr>
              <w:rPr>
                <w:color w:val="000000"/>
                <w:sz w:val="22"/>
                <w:szCs w:val="22"/>
              </w:rPr>
            </w:pPr>
            <w:r>
              <w:rPr>
                <w:color w:val="000000"/>
                <w:sz w:val="22"/>
                <w:szCs w:val="22"/>
              </w:rPr>
              <w:t>MIPPR_PB_05AUG25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2213F7B" w14:textId="77777777" w:rsidR="004A399F" w:rsidRPr="00B270B1" w:rsidRDefault="004A399F" w:rsidP="004A399F">
            <w:pPr>
              <w:jc w:val="right"/>
              <w:rPr>
                <w:color w:val="000000"/>
                <w:sz w:val="22"/>
                <w:szCs w:val="22"/>
              </w:rPr>
            </w:pPr>
            <w:r>
              <w:rPr>
                <w:color w:val="000000"/>
                <w:sz w:val="22"/>
                <w:szCs w:val="22"/>
              </w:rPr>
              <w:t>2</w:t>
            </w:r>
          </w:p>
        </w:tc>
      </w:tr>
      <w:tr w:rsidR="004A399F" w:rsidRPr="00B270B1" w14:paraId="411453AA"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39A7C0B" w14:textId="77777777" w:rsidR="004A399F" w:rsidRPr="00B270B1" w:rsidRDefault="004A399F" w:rsidP="004A399F">
            <w:pPr>
              <w:rPr>
                <w:color w:val="000000"/>
                <w:sz w:val="22"/>
                <w:szCs w:val="22"/>
              </w:rPr>
            </w:pPr>
            <w:r>
              <w:rPr>
                <w:color w:val="000000"/>
                <w:sz w:val="22"/>
                <w:szCs w:val="22"/>
              </w:rPr>
              <w:t>MBMS_07B</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8956F36" w14:textId="77777777" w:rsidR="004A399F" w:rsidRPr="00B270B1" w:rsidRDefault="004A399F" w:rsidP="004A399F">
            <w:pPr>
              <w:rPr>
                <w:color w:val="000000"/>
                <w:sz w:val="22"/>
                <w:szCs w:val="22"/>
              </w:rPr>
            </w:pPr>
            <w:r>
              <w:rPr>
                <w:color w:val="000000"/>
                <w:sz w:val="22"/>
                <w:szCs w:val="22"/>
              </w:rPr>
              <w:t>MIPPR_PB_15AUG25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7D853D0" w14:textId="77777777" w:rsidR="004A399F" w:rsidRPr="00B270B1" w:rsidRDefault="004A399F" w:rsidP="004A399F">
            <w:pPr>
              <w:jc w:val="right"/>
              <w:rPr>
                <w:color w:val="000000"/>
                <w:sz w:val="22"/>
                <w:szCs w:val="22"/>
              </w:rPr>
            </w:pPr>
            <w:r>
              <w:rPr>
                <w:color w:val="000000"/>
                <w:sz w:val="22"/>
                <w:szCs w:val="22"/>
              </w:rPr>
              <w:t>4</w:t>
            </w:r>
          </w:p>
        </w:tc>
      </w:tr>
      <w:tr w:rsidR="004A399F" w:rsidRPr="00B270B1" w14:paraId="5C8F2558"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43DA7966" w14:textId="77777777" w:rsidR="004A399F" w:rsidRPr="00B270B1" w:rsidRDefault="004A399F" w:rsidP="004A399F">
            <w:pPr>
              <w:rPr>
                <w:color w:val="000000"/>
                <w:sz w:val="22"/>
                <w:szCs w:val="22"/>
              </w:rPr>
            </w:pPr>
            <w:r>
              <w:rPr>
                <w:color w:val="000000"/>
                <w:sz w:val="22"/>
                <w:szCs w:val="22"/>
              </w:rPr>
              <w:t>MBMS_07C</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F701353" w14:textId="77777777" w:rsidR="004A399F" w:rsidRPr="00B270B1" w:rsidRDefault="004A399F" w:rsidP="004A399F">
            <w:pPr>
              <w:rPr>
                <w:color w:val="000000"/>
                <w:sz w:val="22"/>
                <w:szCs w:val="22"/>
              </w:rPr>
            </w:pPr>
            <w:r>
              <w:rPr>
                <w:color w:val="000000"/>
                <w:sz w:val="22"/>
                <w:szCs w:val="22"/>
              </w:rPr>
              <w:t>MIPPR_PB_27AUG25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9A225C0" w14:textId="77777777" w:rsidR="004A399F" w:rsidRPr="00B270B1" w:rsidRDefault="004A399F" w:rsidP="004A399F">
            <w:pPr>
              <w:jc w:val="right"/>
              <w:rPr>
                <w:color w:val="000000"/>
                <w:sz w:val="22"/>
                <w:szCs w:val="22"/>
              </w:rPr>
            </w:pPr>
            <w:r>
              <w:rPr>
                <w:color w:val="000000"/>
                <w:sz w:val="22"/>
                <w:szCs w:val="22"/>
              </w:rPr>
              <w:t>2</w:t>
            </w:r>
          </w:p>
        </w:tc>
      </w:tr>
      <w:tr w:rsidR="004A399F" w:rsidRPr="00B270B1" w14:paraId="7336A42F"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A987EB3" w14:textId="77777777" w:rsidR="004A399F" w:rsidRPr="00B270B1" w:rsidRDefault="004A399F" w:rsidP="004A399F">
            <w:pPr>
              <w:rPr>
                <w:color w:val="000000"/>
                <w:sz w:val="22"/>
                <w:szCs w:val="22"/>
              </w:rPr>
            </w:pPr>
            <w:r>
              <w:rPr>
                <w:color w:val="000000"/>
                <w:sz w:val="22"/>
                <w:szCs w:val="22"/>
              </w:rPr>
              <w:t>MBMS_11A</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4741A225" w14:textId="77777777" w:rsidR="004A399F" w:rsidRPr="00B270B1" w:rsidRDefault="004A399F" w:rsidP="004A399F">
            <w:pPr>
              <w:rPr>
                <w:color w:val="000000"/>
                <w:sz w:val="22"/>
                <w:szCs w:val="22"/>
              </w:rPr>
            </w:pPr>
            <w:r>
              <w:rPr>
                <w:color w:val="000000"/>
                <w:sz w:val="22"/>
                <w:szCs w:val="22"/>
              </w:rPr>
              <w:t>MIPPR_PB_24APR26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BF64EB7" w14:textId="77777777" w:rsidR="004A399F" w:rsidRPr="00B270B1" w:rsidRDefault="004A399F" w:rsidP="004A399F">
            <w:pPr>
              <w:jc w:val="right"/>
              <w:rPr>
                <w:color w:val="000000"/>
                <w:sz w:val="22"/>
                <w:szCs w:val="22"/>
              </w:rPr>
            </w:pPr>
            <w:r>
              <w:rPr>
                <w:color w:val="000000"/>
                <w:sz w:val="22"/>
                <w:szCs w:val="22"/>
              </w:rPr>
              <w:t>0</w:t>
            </w:r>
          </w:p>
        </w:tc>
      </w:tr>
      <w:tr w:rsidR="004A399F" w:rsidRPr="00B270B1" w14:paraId="324DAB48"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24599E3" w14:textId="77777777" w:rsidR="004A399F" w:rsidRPr="00B270B1" w:rsidRDefault="004A399F" w:rsidP="004A399F">
            <w:pPr>
              <w:rPr>
                <w:color w:val="000000"/>
                <w:sz w:val="22"/>
                <w:szCs w:val="22"/>
              </w:rPr>
            </w:pPr>
            <w:r>
              <w:rPr>
                <w:color w:val="000000"/>
                <w:sz w:val="22"/>
                <w:szCs w:val="22"/>
              </w:rPr>
              <w:t>MBMS_11B</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32D41DB" w14:textId="77777777" w:rsidR="004A399F" w:rsidRPr="00B270B1" w:rsidRDefault="004A399F" w:rsidP="004A399F">
            <w:pPr>
              <w:rPr>
                <w:color w:val="000000"/>
                <w:sz w:val="22"/>
                <w:szCs w:val="22"/>
              </w:rPr>
            </w:pPr>
            <w:r>
              <w:rPr>
                <w:color w:val="000000"/>
                <w:sz w:val="22"/>
                <w:szCs w:val="22"/>
              </w:rPr>
              <w:t>MIPPR_PB_29APR26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4A441E5D" w14:textId="77777777" w:rsidR="004A399F" w:rsidRPr="00B270B1" w:rsidRDefault="004A399F" w:rsidP="004A399F">
            <w:pPr>
              <w:jc w:val="right"/>
              <w:rPr>
                <w:color w:val="000000"/>
                <w:sz w:val="22"/>
                <w:szCs w:val="22"/>
              </w:rPr>
            </w:pPr>
            <w:r>
              <w:rPr>
                <w:color w:val="000000"/>
                <w:sz w:val="22"/>
                <w:szCs w:val="22"/>
              </w:rPr>
              <w:t>8</w:t>
            </w:r>
          </w:p>
        </w:tc>
      </w:tr>
      <w:tr w:rsidR="004A399F" w:rsidRPr="00B270B1" w14:paraId="36F944EC"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8B0A64C" w14:textId="77777777" w:rsidR="004A399F" w:rsidRPr="00B270B1" w:rsidRDefault="004A399F" w:rsidP="004A399F">
            <w:pPr>
              <w:rPr>
                <w:color w:val="000000"/>
                <w:sz w:val="22"/>
                <w:szCs w:val="22"/>
              </w:rPr>
            </w:pPr>
            <w:r>
              <w:rPr>
                <w:color w:val="000000"/>
                <w:sz w:val="22"/>
                <w:szCs w:val="22"/>
              </w:rPr>
              <w:t>MBMS_11C</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BE893D7" w14:textId="77777777" w:rsidR="004A399F" w:rsidRPr="00B270B1" w:rsidRDefault="004A399F" w:rsidP="004A399F">
            <w:pPr>
              <w:rPr>
                <w:color w:val="000000"/>
                <w:sz w:val="22"/>
                <w:szCs w:val="22"/>
              </w:rPr>
            </w:pPr>
            <w:r>
              <w:rPr>
                <w:color w:val="000000"/>
                <w:sz w:val="22"/>
                <w:szCs w:val="22"/>
              </w:rPr>
              <w:t>MIPPR_PB_06MAY26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47C7DF8" w14:textId="77777777" w:rsidR="004A399F" w:rsidRPr="00B270B1" w:rsidRDefault="004A399F" w:rsidP="004A399F">
            <w:pPr>
              <w:jc w:val="right"/>
              <w:rPr>
                <w:color w:val="000000"/>
                <w:sz w:val="22"/>
                <w:szCs w:val="22"/>
              </w:rPr>
            </w:pPr>
            <w:r>
              <w:rPr>
                <w:color w:val="000000"/>
                <w:sz w:val="22"/>
                <w:szCs w:val="22"/>
              </w:rPr>
              <w:t>19</w:t>
            </w:r>
          </w:p>
        </w:tc>
      </w:tr>
    </w:tbl>
    <w:p w14:paraId="022DA741" w14:textId="77777777" w:rsidR="004A399F" w:rsidRDefault="004A399F"/>
    <w:p w14:paraId="4782AE2A" w14:textId="77777777" w:rsidR="004A399F" w:rsidRDefault="004A399F"/>
    <w:p w14:paraId="3860391A" w14:textId="77777777" w:rsidR="004A399F" w:rsidRDefault="004A399F"/>
    <w:p w14:paraId="41682359" w14:textId="77777777" w:rsidR="004A399F" w:rsidRDefault="004A399F"/>
    <w:p w14:paraId="2E296D7D" w14:textId="77777777" w:rsidR="004A399F" w:rsidRDefault="004A399F"/>
    <w:p w14:paraId="4A73F887" w14:textId="77777777" w:rsidR="004A399F" w:rsidRDefault="004A399F"/>
    <w:p w14:paraId="7BCC1AB3" w14:textId="77777777" w:rsidR="004A399F" w:rsidRDefault="004A399F"/>
    <w:p w14:paraId="293806DB" w14:textId="77777777" w:rsidR="004A399F" w:rsidRDefault="004A399F"/>
    <w:p w14:paraId="73C263C5" w14:textId="77777777" w:rsidR="004A399F" w:rsidRDefault="004A399F"/>
    <w:p w14:paraId="0AFD9B2B" w14:textId="77777777" w:rsidR="004A399F" w:rsidRDefault="004A399F"/>
    <w:p w14:paraId="49449DF0" w14:textId="77777777" w:rsidR="004A399F" w:rsidRDefault="004A399F"/>
    <w:p w14:paraId="0A61C9B2" w14:textId="77777777" w:rsidR="004A399F" w:rsidRDefault="004A399F"/>
    <w:p w14:paraId="20A93DCB" w14:textId="77777777" w:rsidR="004A399F" w:rsidRDefault="004A399F"/>
    <w:p w14:paraId="7E6274EA" w14:textId="77777777" w:rsidR="004A399F" w:rsidRDefault="004A399F"/>
    <w:p w14:paraId="12812722" w14:textId="77777777" w:rsidR="004A399F" w:rsidRDefault="004A399F"/>
    <w:p w14:paraId="0EA49871" w14:textId="77777777" w:rsidR="004A399F" w:rsidRDefault="004A399F"/>
    <w:p w14:paraId="46FF77BB" w14:textId="77777777" w:rsidR="004A399F" w:rsidRDefault="004A399F"/>
    <w:p w14:paraId="2DA0E330" w14:textId="77777777" w:rsidR="004A399F" w:rsidRDefault="004A399F"/>
    <w:p w14:paraId="610D84EE" w14:textId="77777777" w:rsidR="004A399F" w:rsidRDefault="004A399F"/>
    <w:p w14:paraId="5E183D53" w14:textId="77777777" w:rsidR="004A399F" w:rsidRDefault="004A399F"/>
    <w:p w14:paraId="024B5245" w14:textId="77777777" w:rsidR="004A399F" w:rsidRDefault="004A399F"/>
    <w:p w14:paraId="732196B1" w14:textId="77777777" w:rsidR="004A399F" w:rsidRDefault="004A399F"/>
    <w:p w14:paraId="751CA4FF" w14:textId="77777777" w:rsidR="004A399F" w:rsidRDefault="004A399F"/>
    <w:p w14:paraId="0748FABA" w14:textId="77777777" w:rsidR="004A399F" w:rsidRDefault="004A399F"/>
    <w:p w14:paraId="1D627033" w14:textId="77777777" w:rsidR="004A399F" w:rsidRDefault="004A399F"/>
    <w:p w14:paraId="4538C302" w14:textId="77777777" w:rsidR="004A399F" w:rsidRDefault="004A399F"/>
    <w:p w14:paraId="23B8F6F5" w14:textId="77777777" w:rsidR="004A399F" w:rsidRDefault="004A399F"/>
    <w:p w14:paraId="79ED1714" w14:textId="77777777" w:rsidR="004A399F" w:rsidRDefault="004A399F"/>
    <w:p w14:paraId="6EDD51B1" w14:textId="77777777" w:rsidR="004A399F" w:rsidRDefault="004A399F">
      <w:pPr>
        <w:spacing w:after="160" w:line="278" w:lineRule="auto"/>
        <w:rPr>
          <w:b/>
          <w:bCs/>
        </w:rPr>
      </w:pPr>
      <w:r>
        <w:rPr>
          <w:b/>
          <w:bCs/>
        </w:rPr>
        <w:br w:type="page"/>
      </w:r>
    </w:p>
    <w:p w14:paraId="48835427" w14:textId="6A9EF301" w:rsidR="00940F5B" w:rsidRDefault="004A399F" w:rsidP="004A399F">
      <w:r>
        <w:rPr>
          <w:b/>
          <w:bCs/>
        </w:rPr>
        <w:lastRenderedPageBreak/>
        <w:t>Table SX.</w:t>
      </w:r>
      <w:r>
        <w:t xml:space="preserve"> Lab blanks from Hopkins Marine Station (larger size class): 58 lab blanks (one for every day of labwork), median of two fibers per blank.</w:t>
      </w:r>
    </w:p>
    <w:tbl>
      <w:tblPr>
        <w:tblW w:w="66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1509"/>
        <w:gridCol w:w="713"/>
        <w:gridCol w:w="1145"/>
        <w:gridCol w:w="636"/>
        <w:gridCol w:w="865"/>
        <w:gridCol w:w="663"/>
      </w:tblGrid>
      <w:tr w:rsidR="004A399F" w:rsidRPr="004A399F" w14:paraId="7478FABA" w14:textId="77777777" w:rsidTr="004A399F">
        <w:trPr>
          <w:trHeight w:val="172"/>
          <w:tblHeader/>
          <w:tblCellSpacing w:w="15" w:type="dxa"/>
        </w:trPr>
        <w:tc>
          <w:tcPr>
            <w:tcW w:w="0" w:type="auto"/>
            <w:vAlign w:val="center"/>
            <w:hideMark/>
          </w:tcPr>
          <w:p w14:paraId="4547978C" w14:textId="77777777" w:rsidR="004A399F" w:rsidRPr="004A399F" w:rsidRDefault="004A399F" w:rsidP="004A399F">
            <w:pPr>
              <w:jc w:val="center"/>
              <w:rPr>
                <w:b/>
                <w:bCs/>
                <w:sz w:val="20"/>
                <w:szCs w:val="20"/>
              </w:rPr>
            </w:pPr>
            <w:r>
              <w:rPr>
                <w:b/>
                <w:bCs/>
                <w:sz w:val="20"/>
                <w:szCs w:val="20"/>
              </w:rPr>
              <w:t>Date</w:t>
            </w:r>
          </w:p>
        </w:tc>
        <w:tc>
          <w:tcPr>
            <w:tcW w:w="0" w:type="auto"/>
            <w:vAlign w:val="center"/>
            <w:hideMark/>
          </w:tcPr>
          <w:p w14:paraId="668D9D44" w14:textId="5FE366A6" w:rsidR="004A399F" w:rsidRPr="004A399F" w:rsidRDefault="004A399F" w:rsidP="004A399F">
            <w:pPr>
              <w:jc w:val="right"/>
              <w:rPr>
                <w:b/>
                <w:bCs/>
                <w:sz w:val="20"/>
                <w:szCs w:val="20"/>
              </w:rPr>
            </w:pPr>
            <w:r>
              <w:rPr>
                <w:b/>
                <w:bCs/>
                <w:sz w:val="20"/>
                <w:szCs w:val="20"/>
              </w:rPr>
              <w:t>Total particles</w:t>
            </w:r>
          </w:p>
        </w:tc>
        <w:tc>
          <w:tcPr>
            <w:tcW w:w="0" w:type="auto"/>
            <w:vAlign w:val="center"/>
            <w:hideMark/>
          </w:tcPr>
          <w:p w14:paraId="61D71783" w14:textId="38DF0BED" w:rsidR="004A399F" w:rsidRPr="004A399F" w:rsidRDefault="004A399F" w:rsidP="004A399F">
            <w:pPr>
              <w:jc w:val="right"/>
              <w:rPr>
                <w:b/>
                <w:bCs/>
                <w:sz w:val="20"/>
                <w:szCs w:val="20"/>
              </w:rPr>
            </w:pPr>
            <w:r>
              <w:rPr>
                <w:b/>
                <w:bCs/>
                <w:sz w:val="20"/>
                <w:szCs w:val="20"/>
              </w:rPr>
              <w:t>Fibers</w:t>
            </w:r>
          </w:p>
        </w:tc>
        <w:tc>
          <w:tcPr>
            <w:tcW w:w="0" w:type="auto"/>
            <w:vAlign w:val="center"/>
            <w:hideMark/>
          </w:tcPr>
          <w:p w14:paraId="13ADE651" w14:textId="3381EFFB" w:rsidR="004A399F" w:rsidRPr="004A399F" w:rsidRDefault="004A399F" w:rsidP="004A399F">
            <w:pPr>
              <w:jc w:val="right"/>
              <w:rPr>
                <w:b/>
                <w:bCs/>
                <w:sz w:val="20"/>
                <w:szCs w:val="20"/>
              </w:rPr>
            </w:pPr>
            <w:r>
              <w:rPr>
                <w:b/>
                <w:bCs/>
                <w:sz w:val="20"/>
                <w:szCs w:val="20"/>
              </w:rPr>
              <w:t>Fragments</w:t>
            </w:r>
          </w:p>
        </w:tc>
        <w:tc>
          <w:tcPr>
            <w:tcW w:w="0" w:type="auto"/>
            <w:vAlign w:val="center"/>
            <w:hideMark/>
          </w:tcPr>
          <w:p w14:paraId="11697038" w14:textId="7AC9BED6" w:rsidR="004A399F" w:rsidRPr="004A399F" w:rsidRDefault="004A399F" w:rsidP="004A399F">
            <w:pPr>
              <w:jc w:val="right"/>
              <w:rPr>
                <w:b/>
                <w:bCs/>
                <w:sz w:val="20"/>
                <w:szCs w:val="20"/>
              </w:rPr>
            </w:pPr>
            <w:r>
              <w:rPr>
                <w:b/>
                <w:bCs/>
                <w:sz w:val="20"/>
                <w:szCs w:val="20"/>
              </w:rPr>
              <w:t>Films</w:t>
            </w:r>
          </w:p>
        </w:tc>
        <w:tc>
          <w:tcPr>
            <w:tcW w:w="0" w:type="auto"/>
            <w:vAlign w:val="center"/>
            <w:hideMark/>
          </w:tcPr>
          <w:p w14:paraId="1502D011" w14:textId="63AF8736" w:rsidR="004A399F" w:rsidRPr="004A399F" w:rsidRDefault="004A399F" w:rsidP="004A399F">
            <w:pPr>
              <w:jc w:val="right"/>
              <w:rPr>
                <w:b/>
                <w:bCs/>
                <w:sz w:val="20"/>
                <w:szCs w:val="20"/>
              </w:rPr>
            </w:pPr>
            <w:r>
              <w:rPr>
                <w:b/>
                <w:bCs/>
                <w:sz w:val="20"/>
                <w:szCs w:val="20"/>
              </w:rPr>
              <w:t>Nurdles</w:t>
            </w:r>
          </w:p>
        </w:tc>
        <w:tc>
          <w:tcPr>
            <w:tcW w:w="0" w:type="auto"/>
            <w:vAlign w:val="center"/>
            <w:hideMark/>
          </w:tcPr>
          <w:p w14:paraId="27F4C6BD" w14:textId="11CEC3C0" w:rsidR="004A399F" w:rsidRPr="004A399F" w:rsidRDefault="004A399F" w:rsidP="004A399F">
            <w:pPr>
              <w:jc w:val="right"/>
              <w:rPr>
                <w:b/>
                <w:bCs/>
                <w:sz w:val="20"/>
                <w:szCs w:val="20"/>
              </w:rPr>
            </w:pPr>
            <w:r>
              <w:rPr>
                <w:b/>
                <w:bCs/>
                <w:sz w:val="20"/>
                <w:szCs w:val="20"/>
              </w:rPr>
              <w:t>Foam</w:t>
            </w:r>
          </w:p>
        </w:tc>
      </w:tr>
      <w:tr w:rsidR="004A399F" w:rsidRPr="004A399F" w14:paraId="3933D4A5" w14:textId="77777777" w:rsidTr="004A399F">
        <w:trPr>
          <w:trHeight w:val="215"/>
          <w:tblCellSpacing w:w="15" w:type="dxa"/>
        </w:trPr>
        <w:tc>
          <w:tcPr>
            <w:tcW w:w="0" w:type="auto"/>
            <w:vAlign w:val="center"/>
            <w:hideMark/>
          </w:tcPr>
          <w:p w14:paraId="6037A901" w14:textId="77777777" w:rsidR="004A399F" w:rsidRPr="004A399F" w:rsidRDefault="004A399F" w:rsidP="004A399F">
            <w:pPr>
              <w:rPr>
                <w:sz w:val="20"/>
                <w:szCs w:val="20"/>
              </w:rPr>
            </w:pPr>
            <w:r>
              <w:rPr>
                <w:sz w:val="20"/>
                <w:szCs w:val="20"/>
              </w:rPr>
              <w:t>8/12/2024</w:t>
            </w:r>
          </w:p>
        </w:tc>
        <w:tc>
          <w:tcPr>
            <w:tcW w:w="0" w:type="auto"/>
            <w:vAlign w:val="center"/>
            <w:hideMark/>
          </w:tcPr>
          <w:p w14:paraId="525B79BB" w14:textId="77777777" w:rsidR="004A399F" w:rsidRPr="004A399F" w:rsidRDefault="004A399F" w:rsidP="004A399F">
            <w:pPr>
              <w:jc w:val="right"/>
              <w:rPr>
                <w:sz w:val="20"/>
                <w:szCs w:val="20"/>
              </w:rPr>
            </w:pPr>
            <w:r>
              <w:rPr>
                <w:sz w:val="20"/>
                <w:szCs w:val="20"/>
              </w:rPr>
              <w:t>0</w:t>
            </w:r>
          </w:p>
        </w:tc>
        <w:tc>
          <w:tcPr>
            <w:tcW w:w="0" w:type="auto"/>
            <w:vAlign w:val="center"/>
            <w:hideMark/>
          </w:tcPr>
          <w:p w14:paraId="1A59EA21" w14:textId="77777777" w:rsidR="004A399F" w:rsidRPr="004A399F" w:rsidRDefault="004A399F" w:rsidP="004A399F">
            <w:pPr>
              <w:jc w:val="right"/>
              <w:rPr>
                <w:sz w:val="20"/>
                <w:szCs w:val="20"/>
              </w:rPr>
            </w:pPr>
            <w:r>
              <w:rPr>
                <w:sz w:val="20"/>
                <w:szCs w:val="20"/>
              </w:rPr>
              <w:t>0</w:t>
            </w:r>
          </w:p>
        </w:tc>
        <w:tc>
          <w:tcPr>
            <w:tcW w:w="0" w:type="auto"/>
            <w:vAlign w:val="center"/>
            <w:hideMark/>
          </w:tcPr>
          <w:p w14:paraId="0677BCBF" w14:textId="77777777" w:rsidR="004A399F" w:rsidRPr="004A399F" w:rsidRDefault="004A399F" w:rsidP="004A399F">
            <w:pPr>
              <w:jc w:val="right"/>
              <w:rPr>
                <w:sz w:val="20"/>
                <w:szCs w:val="20"/>
              </w:rPr>
            </w:pPr>
            <w:r>
              <w:rPr>
                <w:sz w:val="20"/>
                <w:szCs w:val="20"/>
              </w:rPr>
              <w:t>0</w:t>
            </w:r>
          </w:p>
        </w:tc>
        <w:tc>
          <w:tcPr>
            <w:tcW w:w="0" w:type="auto"/>
            <w:vAlign w:val="center"/>
            <w:hideMark/>
          </w:tcPr>
          <w:p w14:paraId="3A90AD2D" w14:textId="77777777" w:rsidR="004A399F" w:rsidRPr="004A399F" w:rsidRDefault="004A399F" w:rsidP="004A399F">
            <w:pPr>
              <w:jc w:val="right"/>
              <w:rPr>
                <w:sz w:val="20"/>
                <w:szCs w:val="20"/>
              </w:rPr>
            </w:pPr>
            <w:r>
              <w:rPr>
                <w:sz w:val="20"/>
                <w:szCs w:val="20"/>
              </w:rPr>
              <w:t>0</w:t>
            </w:r>
          </w:p>
        </w:tc>
        <w:tc>
          <w:tcPr>
            <w:tcW w:w="0" w:type="auto"/>
            <w:vAlign w:val="center"/>
            <w:hideMark/>
          </w:tcPr>
          <w:p w14:paraId="5B505D41" w14:textId="77777777" w:rsidR="004A399F" w:rsidRPr="004A399F" w:rsidRDefault="004A399F" w:rsidP="004A399F">
            <w:pPr>
              <w:jc w:val="right"/>
              <w:rPr>
                <w:sz w:val="20"/>
                <w:szCs w:val="20"/>
              </w:rPr>
            </w:pPr>
            <w:r>
              <w:rPr>
                <w:sz w:val="20"/>
                <w:szCs w:val="20"/>
              </w:rPr>
              <w:t>0</w:t>
            </w:r>
          </w:p>
        </w:tc>
        <w:tc>
          <w:tcPr>
            <w:tcW w:w="0" w:type="auto"/>
            <w:vAlign w:val="center"/>
            <w:hideMark/>
          </w:tcPr>
          <w:p w14:paraId="35167283" w14:textId="77777777" w:rsidR="004A399F" w:rsidRPr="004A399F" w:rsidRDefault="004A399F" w:rsidP="004A399F">
            <w:pPr>
              <w:jc w:val="right"/>
              <w:rPr>
                <w:sz w:val="20"/>
                <w:szCs w:val="20"/>
              </w:rPr>
            </w:pPr>
            <w:r>
              <w:rPr>
                <w:sz w:val="20"/>
                <w:szCs w:val="20"/>
              </w:rPr>
              <w:t>0</w:t>
            </w:r>
          </w:p>
        </w:tc>
      </w:tr>
      <w:tr w:rsidR="004A399F" w:rsidRPr="004A399F" w14:paraId="753AABC2" w14:textId="77777777" w:rsidTr="004A399F">
        <w:trPr>
          <w:trHeight w:val="215"/>
          <w:tblCellSpacing w:w="15" w:type="dxa"/>
        </w:trPr>
        <w:tc>
          <w:tcPr>
            <w:tcW w:w="0" w:type="auto"/>
            <w:vAlign w:val="center"/>
            <w:hideMark/>
          </w:tcPr>
          <w:p w14:paraId="14719B9B" w14:textId="77777777" w:rsidR="004A399F" w:rsidRPr="004A399F" w:rsidRDefault="004A399F" w:rsidP="004A399F">
            <w:pPr>
              <w:rPr>
                <w:sz w:val="20"/>
                <w:szCs w:val="20"/>
              </w:rPr>
            </w:pPr>
            <w:r>
              <w:rPr>
                <w:sz w:val="20"/>
                <w:szCs w:val="20"/>
              </w:rPr>
              <w:t>8/16/2024</w:t>
            </w:r>
          </w:p>
        </w:tc>
        <w:tc>
          <w:tcPr>
            <w:tcW w:w="0" w:type="auto"/>
            <w:vAlign w:val="center"/>
            <w:hideMark/>
          </w:tcPr>
          <w:p w14:paraId="656B3EBB" w14:textId="77777777" w:rsidR="004A399F" w:rsidRPr="004A399F" w:rsidRDefault="004A399F" w:rsidP="004A399F">
            <w:pPr>
              <w:jc w:val="right"/>
              <w:rPr>
                <w:sz w:val="20"/>
                <w:szCs w:val="20"/>
              </w:rPr>
            </w:pPr>
            <w:r>
              <w:rPr>
                <w:sz w:val="20"/>
                <w:szCs w:val="20"/>
              </w:rPr>
              <w:t>3</w:t>
            </w:r>
          </w:p>
        </w:tc>
        <w:tc>
          <w:tcPr>
            <w:tcW w:w="0" w:type="auto"/>
            <w:vAlign w:val="center"/>
            <w:hideMark/>
          </w:tcPr>
          <w:p w14:paraId="5E527954" w14:textId="77777777" w:rsidR="004A399F" w:rsidRPr="004A399F" w:rsidRDefault="004A399F" w:rsidP="004A399F">
            <w:pPr>
              <w:jc w:val="right"/>
              <w:rPr>
                <w:sz w:val="20"/>
                <w:szCs w:val="20"/>
              </w:rPr>
            </w:pPr>
            <w:r>
              <w:rPr>
                <w:sz w:val="20"/>
                <w:szCs w:val="20"/>
              </w:rPr>
              <w:t>3</w:t>
            </w:r>
          </w:p>
        </w:tc>
        <w:tc>
          <w:tcPr>
            <w:tcW w:w="0" w:type="auto"/>
            <w:vAlign w:val="center"/>
            <w:hideMark/>
          </w:tcPr>
          <w:p w14:paraId="1D056CDA" w14:textId="77777777" w:rsidR="004A399F" w:rsidRPr="004A399F" w:rsidRDefault="004A399F" w:rsidP="004A399F">
            <w:pPr>
              <w:jc w:val="right"/>
              <w:rPr>
                <w:sz w:val="20"/>
                <w:szCs w:val="20"/>
              </w:rPr>
            </w:pPr>
            <w:r>
              <w:rPr>
                <w:sz w:val="20"/>
                <w:szCs w:val="20"/>
              </w:rPr>
              <w:t>0</w:t>
            </w:r>
          </w:p>
        </w:tc>
        <w:tc>
          <w:tcPr>
            <w:tcW w:w="0" w:type="auto"/>
            <w:vAlign w:val="center"/>
            <w:hideMark/>
          </w:tcPr>
          <w:p w14:paraId="742D98CC" w14:textId="77777777" w:rsidR="004A399F" w:rsidRPr="004A399F" w:rsidRDefault="004A399F" w:rsidP="004A399F">
            <w:pPr>
              <w:jc w:val="right"/>
              <w:rPr>
                <w:sz w:val="20"/>
                <w:szCs w:val="20"/>
              </w:rPr>
            </w:pPr>
            <w:r>
              <w:rPr>
                <w:sz w:val="20"/>
                <w:szCs w:val="20"/>
              </w:rPr>
              <w:t>0</w:t>
            </w:r>
          </w:p>
        </w:tc>
        <w:tc>
          <w:tcPr>
            <w:tcW w:w="0" w:type="auto"/>
            <w:vAlign w:val="center"/>
            <w:hideMark/>
          </w:tcPr>
          <w:p w14:paraId="144BAD64" w14:textId="77777777" w:rsidR="004A399F" w:rsidRPr="004A399F" w:rsidRDefault="004A399F" w:rsidP="004A399F">
            <w:pPr>
              <w:jc w:val="right"/>
              <w:rPr>
                <w:sz w:val="20"/>
                <w:szCs w:val="20"/>
              </w:rPr>
            </w:pPr>
            <w:r>
              <w:rPr>
                <w:sz w:val="20"/>
                <w:szCs w:val="20"/>
              </w:rPr>
              <w:t>0</w:t>
            </w:r>
          </w:p>
        </w:tc>
        <w:tc>
          <w:tcPr>
            <w:tcW w:w="0" w:type="auto"/>
            <w:vAlign w:val="center"/>
            <w:hideMark/>
          </w:tcPr>
          <w:p w14:paraId="3647A2BB" w14:textId="77777777" w:rsidR="004A399F" w:rsidRPr="004A399F" w:rsidRDefault="004A399F" w:rsidP="004A399F">
            <w:pPr>
              <w:jc w:val="right"/>
              <w:rPr>
                <w:sz w:val="20"/>
                <w:szCs w:val="20"/>
              </w:rPr>
            </w:pPr>
            <w:r>
              <w:rPr>
                <w:sz w:val="20"/>
                <w:szCs w:val="20"/>
              </w:rPr>
              <w:t>0</w:t>
            </w:r>
          </w:p>
        </w:tc>
      </w:tr>
      <w:tr w:rsidR="004A399F" w:rsidRPr="004A399F" w14:paraId="7713DE1C" w14:textId="77777777" w:rsidTr="004A399F">
        <w:trPr>
          <w:trHeight w:val="215"/>
          <w:tblCellSpacing w:w="15" w:type="dxa"/>
        </w:trPr>
        <w:tc>
          <w:tcPr>
            <w:tcW w:w="0" w:type="auto"/>
            <w:vAlign w:val="center"/>
            <w:hideMark/>
          </w:tcPr>
          <w:p w14:paraId="66DC2AC9" w14:textId="77777777" w:rsidR="004A399F" w:rsidRPr="004A399F" w:rsidRDefault="004A399F" w:rsidP="004A399F">
            <w:pPr>
              <w:rPr>
                <w:sz w:val="20"/>
                <w:szCs w:val="20"/>
              </w:rPr>
            </w:pPr>
            <w:r>
              <w:rPr>
                <w:sz w:val="20"/>
                <w:szCs w:val="20"/>
              </w:rPr>
              <w:t>8/25/2024</w:t>
            </w:r>
          </w:p>
        </w:tc>
        <w:tc>
          <w:tcPr>
            <w:tcW w:w="0" w:type="auto"/>
            <w:vAlign w:val="center"/>
            <w:hideMark/>
          </w:tcPr>
          <w:p w14:paraId="27623DDC" w14:textId="77777777" w:rsidR="004A399F" w:rsidRPr="004A399F" w:rsidRDefault="004A399F" w:rsidP="004A399F">
            <w:pPr>
              <w:jc w:val="right"/>
              <w:rPr>
                <w:sz w:val="20"/>
                <w:szCs w:val="20"/>
              </w:rPr>
            </w:pPr>
            <w:r>
              <w:rPr>
                <w:sz w:val="20"/>
                <w:szCs w:val="20"/>
              </w:rPr>
              <w:t>1</w:t>
            </w:r>
          </w:p>
        </w:tc>
        <w:tc>
          <w:tcPr>
            <w:tcW w:w="0" w:type="auto"/>
            <w:vAlign w:val="center"/>
            <w:hideMark/>
          </w:tcPr>
          <w:p w14:paraId="7EEBD66B" w14:textId="77777777" w:rsidR="004A399F" w:rsidRPr="004A399F" w:rsidRDefault="004A399F" w:rsidP="004A399F">
            <w:pPr>
              <w:jc w:val="right"/>
              <w:rPr>
                <w:sz w:val="20"/>
                <w:szCs w:val="20"/>
              </w:rPr>
            </w:pPr>
            <w:r>
              <w:rPr>
                <w:sz w:val="20"/>
                <w:szCs w:val="20"/>
              </w:rPr>
              <w:t>1</w:t>
            </w:r>
          </w:p>
        </w:tc>
        <w:tc>
          <w:tcPr>
            <w:tcW w:w="0" w:type="auto"/>
            <w:vAlign w:val="center"/>
            <w:hideMark/>
          </w:tcPr>
          <w:p w14:paraId="388DBB3C" w14:textId="77777777" w:rsidR="004A399F" w:rsidRPr="004A399F" w:rsidRDefault="004A399F" w:rsidP="004A399F">
            <w:pPr>
              <w:jc w:val="right"/>
              <w:rPr>
                <w:sz w:val="20"/>
                <w:szCs w:val="20"/>
              </w:rPr>
            </w:pPr>
            <w:r>
              <w:rPr>
                <w:sz w:val="20"/>
                <w:szCs w:val="20"/>
              </w:rPr>
              <w:t>0</w:t>
            </w:r>
          </w:p>
        </w:tc>
        <w:tc>
          <w:tcPr>
            <w:tcW w:w="0" w:type="auto"/>
            <w:vAlign w:val="center"/>
            <w:hideMark/>
          </w:tcPr>
          <w:p w14:paraId="3054CA15" w14:textId="77777777" w:rsidR="004A399F" w:rsidRPr="004A399F" w:rsidRDefault="004A399F" w:rsidP="004A399F">
            <w:pPr>
              <w:jc w:val="right"/>
              <w:rPr>
                <w:sz w:val="20"/>
                <w:szCs w:val="20"/>
              </w:rPr>
            </w:pPr>
            <w:r>
              <w:rPr>
                <w:sz w:val="20"/>
                <w:szCs w:val="20"/>
              </w:rPr>
              <w:t>0</w:t>
            </w:r>
          </w:p>
        </w:tc>
        <w:tc>
          <w:tcPr>
            <w:tcW w:w="0" w:type="auto"/>
            <w:vAlign w:val="center"/>
            <w:hideMark/>
          </w:tcPr>
          <w:p w14:paraId="3FD966F0" w14:textId="77777777" w:rsidR="004A399F" w:rsidRPr="004A399F" w:rsidRDefault="004A399F" w:rsidP="004A399F">
            <w:pPr>
              <w:jc w:val="right"/>
              <w:rPr>
                <w:sz w:val="20"/>
                <w:szCs w:val="20"/>
              </w:rPr>
            </w:pPr>
            <w:r>
              <w:rPr>
                <w:sz w:val="20"/>
                <w:szCs w:val="20"/>
              </w:rPr>
              <w:t>0</w:t>
            </w:r>
          </w:p>
        </w:tc>
        <w:tc>
          <w:tcPr>
            <w:tcW w:w="0" w:type="auto"/>
            <w:vAlign w:val="center"/>
            <w:hideMark/>
          </w:tcPr>
          <w:p w14:paraId="124EE0D4" w14:textId="77777777" w:rsidR="004A399F" w:rsidRPr="004A399F" w:rsidRDefault="004A399F" w:rsidP="004A399F">
            <w:pPr>
              <w:jc w:val="right"/>
              <w:rPr>
                <w:sz w:val="20"/>
                <w:szCs w:val="20"/>
              </w:rPr>
            </w:pPr>
            <w:r>
              <w:rPr>
                <w:sz w:val="20"/>
                <w:szCs w:val="20"/>
              </w:rPr>
              <w:t>0</w:t>
            </w:r>
          </w:p>
        </w:tc>
      </w:tr>
      <w:tr w:rsidR="004A399F" w:rsidRPr="004A399F" w14:paraId="37969EDD" w14:textId="77777777" w:rsidTr="004A399F">
        <w:trPr>
          <w:trHeight w:val="215"/>
          <w:tblCellSpacing w:w="15" w:type="dxa"/>
        </w:trPr>
        <w:tc>
          <w:tcPr>
            <w:tcW w:w="0" w:type="auto"/>
            <w:vAlign w:val="center"/>
            <w:hideMark/>
          </w:tcPr>
          <w:p w14:paraId="503CC1BF" w14:textId="77777777" w:rsidR="004A399F" w:rsidRPr="004A399F" w:rsidRDefault="004A399F" w:rsidP="004A399F">
            <w:pPr>
              <w:rPr>
                <w:sz w:val="20"/>
                <w:szCs w:val="20"/>
              </w:rPr>
            </w:pPr>
            <w:r>
              <w:rPr>
                <w:sz w:val="20"/>
                <w:szCs w:val="20"/>
              </w:rPr>
              <w:t>4/26/2024</w:t>
            </w:r>
          </w:p>
        </w:tc>
        <w:tc>
          <w:tcPr>
            <w:tcW w:w="0" w:type="auto"/>
            <w:vAlign w:val="center"/>
            <w:hideMark/>
          </w:tcPr>
          <w:p w14:paraId="45E193AE" w14:textId="77777777" w:rsidR="004A399F" w:rsidRPr="004A399F" w:rsidRDefault="004A399F" w:rsidP="004A399F">
            <w:pPr>
              <w:jc w:val="right"/>
              <w:rPr>
                <w:sz w:val="20"/>
                <w:szCs w:val="20"/>
              </w:rPr>
            </w:pPr>
            <w:r>
              <w:rPr>
                <w:sz w:val="20"/>
                <w:szCs w:val="20"/>
              </w:rPr>
              <w:t>0</w:t>
            </w:r>
          </w:p>
        </w:tc>
        <w:tc>
          <w:tcPr>
            <w:tcW w:w="0" w:type="auto"/>
            <w:vAlign w:val="center"/>
            <w:hideMark/>
          </w:tcPr>
          <w:p w14:paraId="79EB4523" w14:textId="77777777" w:rsidR="004A399F" w:rsidRPr="004A399F" w:rsidRDefault="004A399F" w:rsidP="004A399F">
            <w:pPr>
              <w:jc w:val="right"/>
              <w:rPr>
                <w:sz w:val="20"/>
                <w:szCs w:val="20"/>
              </w:rPr>
            </w:pPr>
            <w:r>
              <w:rPr>
                <w:sz w:val="20"/>
                <w:szCs w:val="20"/>
              </w:rPr>
              <w:t>0</w:t>
            </w:r>
          </w:p>
        </w:tc>
        <w:tc>
          <w:tcPr>
            <w:tcW w:w="0" w:type="auto"/>
            <w:vAlign w:val="center"/>
            <w:hideMark/>
          </w:tcPr>
          <w:p w14:paraId="51C84221" w14:textId="77777777" w:rsidR="004A399F" w:rsidRPr="004A399F" w:rsidRDefault="004A399F" w:rsidP="004A399F">
            <w:pPr>
              <w:jc w:val="right"/>
              <w:rPr>
                <w:sz w:val="20"/>
                <w:szCs w:val="20"/>
              </w:rPr>
            </w:pPr>
            <w:r>
              <w:rPr>
                <w:sz w:val="20"/>
                <w:szCs w:val="20"/>
              </w:rPr>
              <w:t>0</w:t>
            </w:r>
          </w:p>
        </w:tc>
        <w:tc>
          <w:tcPr>
            <w:tcW w:w="0" w:type="auto"/>
            <w:vAlign w:val="center"/>
            <w:hideMark/>
          </w:tcPr>
          <w:p w14:paraId="0A9DD3EB" w14:textId="77777777" w:rsidR="004A399F" w:rsidRPr="004A399F" w:rsidRDefault="004A399F" w:rsidP="004A399F">
            <w:pPr>
              <w:jc w:val="right"/>
              <w:rPr>
                <w:sz w:val="20"/>
                <w:szCs w:val="20"/>
              </w:rPr>
            </w:pPr>
            <w:r>
              <w:rPr>
                <w:sz w:val="20"/>
                <w:szCs w:val="20"/>
              </w:rPr>
              <w:t>0</w:t>
            </w:r>
          </w:p>
        </w:tc>
        <w:tc>
          <w:tcPr>
            <w:tcW w:w="0" w:type="auto"/>
            <w:vAlign w:val="center"/>
            <w:hideMark/>
          </w:tcPr>
          <w:p w14:paraId="63D78F5F" w14:textId="77777777" w:rsidR="004A399F" w:rsidRPr="004A399F" w:rsidRDefault="004A399F" w:rsidP="004A399F">
            <w:pPr>
              <w:jc w:val="right"/>
              <w:rPr>
                <w:sz w:val="20"/>
                <w:szCs w:val="20"/>
              </w:rPr>
            </w:pPr>
            <w:r>
              <w:rPr>
                <w:sz w:val="20"/>
                <w:szCs w:val="20"/>
              </w:rPr>
              <w:t>0</w:t>
            </w:r>
          </w:p>
        </w:tc>
        <w:tc>
          <w:tcPr>
            <w:tcW w:w="0" w:type="auto"/>
            <w:vAlign w:val="center"/>
            <w:hideMark/>
          </w:tcPr>
          <w:p w14:paraId="5FA427C5" w14:textId="77777777" w:rsidR="004A399F" w:rsidRPr="004A399F" w:rsidRDefault="004A399F" w:rsidP="004A399F">
            <w:pPr>
              <w:jc w:val="right"/>
              <w:rPr>
                <w:sz w:val="20"/>
                <w:szCs w:val="20"/>
              </w:rPr>
            </w:pPr>
            <w:r>
              <w:rPr>
                <w:sz w:val="20"/>
                <w:szCs w:val="20"/>
              </w:rPr>
              <w:t>0</w:t>
            </w:r>
          </w:p>
        </w:tc>
      </w:tr>
      <w:tr w:rsidR="004A399F" w:rsidRPr="004A399F" w14:paraId="4E8809B8" w14:textId="77777777" w:rsidTr="004A399F">
        <w:trPr>
          <w:trHeight w:val="172"/>
          <w:tblCellSpacing w:w="15" w:type="dxa"/>
        </w:trPr>
        <w:tc>
          <w:tcPr>
            <w:tcW w:w="0" w:type="auto"/>
            <w:vAlign w:val="center"/>
            <w:hideMark/>
          </w:tcPr>
          <w:p w14:paraId="28594626" w14:textId="77777777" w:rsidR="004A399F" w:rsidRPr="004A399F" w:rsidRDefault="004A399F" w:rsidP="004A399F">
            <w:pPr>
              <w:rPr>
                <w:sz w:val="20"/>
                <w:szCs w:val="20"/>
              </w:rPr>
            </w:pPr>
            <w:r>
              <w:rPr>
                <w:sz w:val="20"/>
                <w:szCs w:val="20"/>
              </w:rPr>
              <w:t>9/2/2024</w:t>
            </w:r>
          </w:p>
        </w:tc>
        <w:tc>
          <w:tcPr>
            <w:tcW w:w="0" w:type="auto"/>
            <w:vAlign w:val="center"/>
            <w:hideMark/>
          </w:tcPr>
          <w:p w14:paraId="03E4ECAF" w14:textId="77777777" w:rsidR="004A399F" w:rsidRPr="004A399F" w:rsidRDefault="004A399F" w:rsidP="004A399F">
            <w:pPr>
              <w:jc w:val="right"/>
              <w:rPr>
                <w:sz w:val="20"/>
                <w:szCs w:val="20"/>
              </w:rPr>
            </w:pPr>
            <w:r>
              <w:rPr>
                <w:sz w:val="20"/>
                <w:szCs w:val="20"/>
              </w:rPr>
              <w:t>0</w:t>
            </w:r>
          </w:p>
        </w:tc>
        <w:tc>
          <w:tcPr>
            <w:tcW w:w="0" w:type="auto"/>
            <w:vAlign w:val="center"/>
            <w:hideMark/>
          </w:tcPr>
          <w:p w14:paraId="0058B6FE" w14:textId="77777777" w:rsidR="004A399F" w:rsidRPr="004A399F" w:rsidRDefault="004A399F" w:rsidP="004A399F">
            <w:pPr>
              <w:jc w:val="right"/>
              <w:rPr>
                <w:sz w:val="20"/>
                <w:szCs w:val="20"/>
              </w:rPr>
            </w:pPr>
            <w:r>
              <w:rPr>
                <w:sz w:val="20"/>
                <w:szCs w:val="20"/>
              </w:rPr>
              <w:t>0</w:t>
            </w:r>
          </w:p>
        </w:tc>
        <w:tc>
          <w:tcPr>
            <w:tcW w:w="0" w:type="auto"/>
            <w:vAlign w:val="center"/>
            <w:hideMark/>
          </w:tcPr>
          <w:p w14:paraId="6670D156" w14:textId="77777777" w:rsidR="004A399F" w:rsidRPr="004A399F" w:rsidRDefault="004A399F" w:rsidP="004A399F">
            <w:pPr>
              <w:jc w:val="right"/>
              <w:rPr>
                <w:sz w:val="20"/>
                <w:szCs w:val="20"/>
              </w:rPr>
            </w:pPr>
            <w:r>
              <w:rPr>
                <w:sz w:val="20"/>
                <w:szCs w:val="20"/>
              </w:rPr>
              <w:t>0</w:t>
            </w:r>
          </w:p>
        </w:tc>
        <w:tc>
          <w:tcPr>
            <w:tcW w:w="0" w:type="auto"/>
            <w:vAlign w:val="center"/>
            <w:hideMark/>
          </w:tcPr>
          <w:p w14:paraId="111BD0C0" w14:textId="77777777" w:rsidR="004A399F" w:rsidRPr="004A399F" w:rsidRDefault="004A399F" w:rsidP="004A399F">
            <w:pPr>
              <w:jc w:val="right"/>
              <w:rPr>
                <w:sz w:val="20"/>
                <w:szCs w:val="20"/>
              </w:rPr>
            </w:pPr>
            <w:r>
              <w:rPr>
                <w:sz w:val="20"/>
                <w:szCs w:val="20"/>
              </w:rPr>
              <w:t>0</w:t>
            </w:r>
          </w:p>
        </w:tc>
        <w:tc>
          <w:tcPr>
            <w:tcW w:w="0" w:type="auto"/>
            <w:vAlign w:val="center"/>
            <w:hideMark/>
          </w:tcPr>
          <w:p w14:paraId="732404F4" w14:textId="77777777" w:rsidR="004A399F" w:rsidRPr="004A399F" w:rsidRDefault="004A399F" w:rsidP="004A399F">
            <w:pPr>
              <w:jc w:val="right"/>
              <w:rPr>
                <w:sz w:val="20"/>
                <w:szCs w:val="20"/>
              </w:rPr>
            </w:pPr>
            <w:r>
              <w:rPr>
                <w:sz w:val="20"/>
                <w:szCs w:val="20"/>
              </w:rPr>
              <w:t>0</w:t>
            </w:r>
          </w:p>
        </w:tc>
        <w:tc>
          <w:tcPr>
            <w:tcW w:w="0" w:type="auto"/>
            <w:vAlign w:val="center"/>
            <w:hideMark/>
          </w:tcPr>
          <w:p w14:paraId="47DEEF1D" w14:textId="77777777" w:rsidR="004A399F" w:rsidRPr="004A399F" w:rsidRDefault="004A399F" w:rsidP="004A399F">
            <w:pPr>
              <w:jc w:val="right"/>
              <w:rPr>
                <w:sz w:val="20"/>
                <w:szCs w:val="20"/>
              </w:rPr>
            </w:pPr>
            <w:r>
              <w:rPr>
                <w:sz w:val="20"/>
                <w:szCs w:val="20"/>
              </w:rPr>
              <w:t>0</w:t>
            </w:r>
          </w:p>
        </w:tc>
      </w:tr>
      <w:tr w:rsidR="004A399F" w:rsidRPr="004A399F" w14:paraId="198B3613" w14:textId="77777777" w:rsidTr="004A399F">
        <w:trPr>
          <w:trHeight w:val="215"/>
          <w:tblCellSpacing w:w="15" w:type="dxa"/>
        </w:trPr>
        <w:tc>
          <w:tcPr>
            <w:tcW w:w="0" w:type="auto"/>
            <w:vAlign w:val="center"/>
            <w:hideMark/>
          </w:tcPr>
          <w:p w14:paraId="53E9BE0C" w14:textId="77777777" w:rsidR="004A399F" w:rsidRPr="004A399F" w:rsidRDefault="004A399F" w:rsidP="004A399F">
            <w:pPr>
              <w:rPr>
                <w:sz w:val="20"/>
                <w:szCs w:val="20"/>
              </w:rPr>
            </w:pPr>
            <w:r>
              <w:rPr>
                <w:sz w:val="20"/>
                <w:szCs w:val="20"/>
              </w:rPr>
              <w:t>6/28/2024</w:t>
            </w:r>
          </w:p>
        </w:tc>
        <w:tc>
          <w:tcPr>
            <w:tcW w:w="0" w:type="auto"/>
            <w:vAlign w:val="center"/>
            <w:hideMark/>
          </w:tcPr>
          <w:p w14:paraId="492CA2E8" w14:textId="77777777" w:rsidR="004A399F" w:rsidRPr="004A399F" w:rsidRDefault="004A399F" w:rsidP="004A399F">
            <w:pPr>
              <w:jc w:val="right"/>
              <w:rPr>
                <w:sz w:val="20"/>
                <w:szCs w:val="20"/>
              </w:rPr>
            </w:pPr>
            <w:r>
              <w:rPr>
                <w:sz w:val="20"/>
                <w:szCs w:val="20"/>
              </w:rPr>
              <w:t>4</w:t>
            </w:r>
          </w:p>
        </w:tc>
        <w:tc>
          <w:tcPr>
            <w:tcW w:w="0" w:type="auto"/>
            <w:vAlign w:val="center"/>
            <w:hideMark/>
          </w:tcPr>
          <w:p w14:paraId="5072823C" w14:textId="77777777" w:rsidR="004A399F" w:rsidRPr="004A399F" w:rsidRDefault="004A399F" w:rsidP="004A399F">
            <w:pPr>
              <w:jc w:val="right"/>
              <w:rPr>
                <w:sz w:val="20"/>
                <w:szCs w:val="20"/>
              </w:rPr>
            </w:pPr>
            <w:r>
              <w:rPr>
                <w:sz w:val="20"/>
                <w:szCs w:val="20"/>
              </w:rPr>
              <w:t>4</w:t>
            </w:r>
          </w:p>
        </w:tc>
        <w:tc>
          <w:tcPr>
            <w:tcW w:w="0" w:type="auto"/>
            <w:vAlign w:val="center"/>
            <w:hideMark/>
          </w:tcPr>
          <w:p w14:paraId="53FB1D79" w14:textId="77777777" w:rsidR="004A399F" w:rsidRPr="004A399F" w:rsidRDefault="004A399F" w:rsidP="004A399F">
            <w:pPr>
              <w:jc w:val="right"/>
              <w:rPr>
                <w:sz w:val="20"/>
                <w:szCs w:val="20"/>
              </w:rPr>
            </w:pPr>
            <w:r>
              <w:rPr>
                <w:sz w:val="20"/>
                <w:szCs w:val="20"/>
              </w:rPr>
              <w:t>0</w:t>
            </w:r>
          </w:p>
        </w:tc>
        <w:tc>
          <w:tcPr>
            <w:tcW w:w="0" w:type="auto"/>
            <w:vAlign w:val="center"/>
            <w:hideMark/>
          </w:tcPr>
          <w:p w14:paraId="63A69774" w14:textId="77777777" w:rsidR="004A399F" w:rsidRPr="004A399F" w:rsidRDefault="004A399F" w:rsidP="004A399F">
            <w:pPr>
              <w:jc w:val="right"/>
              <w:rPr>
                <w:sz w:val="20"/>
                <w:szCs w:val="20"/>
              </w:rPr>
            </w:pPr>
            <w:r>
              <w:rPr>
                <w:sz w:val="20"/>
                <w:szCs w:val="20"/>
              </w:rPr>
              <w:t>0</w:t>
            </w:r>
          </w:p>
        </w:tc>
        <w:tc>
          <w:tcPr>
            <w:tcW w:w="0" w:type="auto"/>
            <w:vAlign w:val="center"/>
            <w:hideMark/>
          </w:tcPr>
          <w:p w14:paraId="090D1795" w14:textId="77777777" w:rsidR="004A399F" w:rsidRPr="004A399F" w:rsidRDefault="004A399F" w:rsidP="004A399F">
            <w:pPr>
              <w:jc w:val="right"/>
              <w:rPr>
                <w:sz w:val="20"/>
                <w:szCs w:val="20"/>
              </w:rPr>
            </w:pPr>
            <w:r>
              <w:rPr>
                <w:sz w:val="20"/>
                <w:szCs w:val="20"/>
              </w:rPr>
              <w:t>0</w:t>
            </w:r>
          </w:p>
        </w:tc>
        <w:tc>
          <w:tcPr>
            <w:tcW w:w="0" w:type="auto"/>
            <w:vAlign w:val="center"/>
            <w:hideMark/>
          </w:tcPr>
          <w:p w14:paraId="564E6BD2" w14:textId="77777777" w:rsidR="004A399F" w:rsidRPr="004A399F" w:rsidRDefault="004A399F" w:rsidP="004A399F">
            <w:pPr>
              <w:jc w:val="right"/>
              <w:rPr>
                <w:sz w:val="20"/>
                <w:szCs w:val="20"/>
              </w:rPr>
            </w:pPr>
            <w:r>
              <w:rPr>
                <w:sz w:val="20"/>
                <w:szCs w:val="20"/>
              </w:rPr>
              <w:t>0</w:t>
            </w:r>
          </w:p>
        </w:tc>
      </w:tr>
      <w:tr w:rsidR="004A399F" w:rsidRPr="004A399F" w14:paraId="3D077AEE" w14:textId="77777777" w:rsidTr="004A399F">
        <w:trPr>
          <w:trHeight w:val="215"/>
          <w:tblCellSpacing w:w="15" w:type="dxa"/>
        </w:trPr>
        <w:tc>
          <w:tcPr>
            <w:tcW w:w="0" w:type="auto"/>
            <w:vAlign w:val="center"/>
            <w:hideMark/>
          </w:tcPr>
          <w:p w14:paraId="0CA64821" w14:textId="77777777" w:rsidR="004A399F" w:rsidRPr="004A399F" w:rsidRDefault="004A399F" w:rsidP="004A399F">
            <w:pPr>
              <w:rPr>
                <w:sz w:val="20"/>
                <w:szCs w:val="20"/>
              </w:rPr>
            </w:pPr>
            <w:r>
              <w:rPr>
                <w:sz w:val="20"/>
                <w:szCs w:val="20"/>
              </w:rPr>
              <w:t>9/5/2024</w:t>
            </w:r>
          </w:p>
        </w:tc>
        <w:tc>
          <w:tcPr>
            <w:tcW w:w="0" w:type="auto"/>
            <w:vAlign w:val="center"/>
            <w:hideMark/>
          </w:tcPr>
          <w:p w14:paraId="6229C991" w14:textId="77777777" w:rsidR="004A399F" w:rsidRPr="004A399F" w:rsidRDefault="004A399F" w:rsidP="004A399F">
            <w:pPr>
              <w:jc w:val="right"/>
              <w:rPr>
                <w:sz w:val="20"/>
                <w:szCs w:val="20"/>
              </w:rPr>
            </w:pPr>
            <w:r>
              <w:rPr>
                <w:sz w:val="20"/>
                <w:szCs w:val="20"/>
              </w:rPr>
              <w:t>2</w:t>
            </w:r>
          </w:p>
        </w:tc>
        <w:tc>
          <w:tcPr>
            <w:tcW w:w="0" w:type="auto"/>
            <w:vAlign w:val="center"/>
            <w:hideMark/>
          </w:tcPr>
          <w:p w14:paraId="7826A6A0" w14:textId="77777777" w:rsidR="004A399F" w:rsidRPr="004A399F" w:rsidRDefault="004A399F" w:rsidP="004A399F">
            <w:pPr>
              <w:jc w:val="right"/>
              <w:rPr>
                <w:sz w:val="20"/>
                <w:szCs w:val="20"/>
              </w:rPr>
            </w:pPr>
            <w:r>
              <w:rPr>
                <w:sz w:val="20"/>
                <w:szCs w:val="20"/>
              </w:rPr>
              <w:t>2</w:t>
            </w:r>
          </w:p>
        </w:tc>
        <w:tc>
          <w:tcPr>
            <w:tcW w:w="0" w:type="auto"/>
            <w:vAlign w:val="center"/>
            <w:hideMark/>
          </w:tcPr>
          <w:p w14:paraId="7DD337FD" w14:textId="77777777" w:rsidR="004A399F" w:rsidRPr="004A399F" w:rsidRDefault="004A399F" w:rsidP="004A399F">
            <w:pPr>
              <w:jc w:val="right"/>
              <w:rPr>
                <w:sz w:val="20"/>
                <w:szCs w:val="20"/>
              </w:rPr>
            </w:pPr>
            <w:r>
              <w:rPr>
                <w:sz w:val="20"/>
                <w:szCs w:val="20"/>
              </w:rPr>
              <w:t>0</w:t>
            </w:r>
          </w:p>
        </w:tc>
        <w:tc>
          <w:tcPr>
            <w:tcW w:w="0" w:type="auto"/>
            <w:vAlign w:val="center"/>
            <w:hideMark/>
          </w:tcPr>
          <w:p w14:paraId="2B17EC75" w14:textId="77777777" w:rsidR="004A399F" w:rsidRPr="004A399F" w:rsidRDefault="004A399F" w:rsidP="004A399F">
            <w:pPr>
              <w:jc w:val="right"/>
              <w:rPr>
                <w:sz w:val="20"/>
                <w:szCs w:val="20"/>
              </w:rPr>
            </w:pPr>
            <w:r>
              <w:rPr>
                <w:sz w:val="20"/>
                <w:szCs w:val="20"/>
              </w:rPr>
              <w:t>0</w:t>
            </w:r>
          </w:p>
        </w:tc>
        <w:tc>
          <w:tcPr>
            <w:tcW w:w="0" w:type="auto"/>
            <w:vAlign w:val="center"/>
            <w:hideMark/>
          </w:tcPr>
          <w:p w14:paraId="4FD70E9B" w14:textId="77777777" w:rsidR="004A399F" w:rsidRPr="004A399F" w:rsidRDefault="004A399F" w:rsidP="004A399F">
            <w:pPr>
              <w:jc w:val="right"/>
              <w:rPr>
                <w:sz w:val="20"/>
                <w:szCs w:val="20"/>
              </w:rPr>
            </w:pPr>
            <w:r>
              <w:rPr>
                <w:sz w:val="20"/>
                <w:szCs w:val="20"/>
              </w:rPr>
              <w:t>0</w:t>
            </w:r>
          </w:p>
        </w:tc>
        <w:tc>
          <w:tcPr>
            <w:tcW w:w="0" w:type="auto"/>
            <w:vAlign w:val="center"/>
            <w:hideMark/>
          </w:tcPr>
          <w:p w14:paraId="085842CE" w14:textId="77777777" w:rsidR="004A399F" w:rsidRPr="004A399F" w:rsidRDefault="004A399F" w:rsidP="004A399F">
            <w:pPr>
              <w:jc w:val="right"/>
              <w:rPr>
                <w:sz w:val="20"/>
                <w:szCs w:val="20"/>
              </w:rPr>
            </w:pPr>
            <w:r>
              <w:rPr>
                <w:sz w:val="20"/>
                <w:szCs w:val="20"/>
              </w:rPr>
              <w:t>0</w:t>
            </w:r>
          </w:p>
        </w:tc>
      </w:tr>
      <w:tr w:rsidR="004A399F" w:rsidRPr="004A399F" w14:paraId="11D02184" w14:textId="77777777" w:rsidTr="004A399F">
        <w:trPr>
          <w:trHeight w:val="215"/>
          <w:tblCellSpacing w:w="15" w:type="dxa"/>
        </w:trPr>
        <w:tc>
          <w:tcPr>
            <w:tcW w:w="0" w:type="auto"/>
            <w:vAlign w:val="center"/>
            <w:hideMark/>
          </w:tcPr>
          <w:p w14:paraId="6303C8BC" w14:textId="77777777" w:rsidR="004A399F" w:rsidRPr="004A399F" w:rsidRDefault="004A399F" w:rsidP="004A399F">
            <w:pPr>
              <w:rPr>
                <w:sz w:val="20"/>
                <w:szCs w:val="20"/>
              </w:rPr>
            </w:pPr>
            <w:r>
              <w:rPr>
                <w:sz w:val="20"/>
                <w:szCs w:val="20"/>
              </w:rPr>
              <w:t>9/26/2024</w:t>
            </w:r>
          </w:p>
        </w:tc>
        <w:tc>
          <w:tcPr>
            <w:tcW w:w="0" w:type="auto"/>
            <w:vAlign w:val="center"/>
            <w:hideMark/>
          </w:tcPr>
          <w:p w14:paraId="2338D10E" w14:textId="77777777" w:rsidR="004A399F" w:rsidRPr="004A399F" w:rsidRDefault="004A399F" w:rsidP="004A399F">
            <w:pPr>
              <w:jc w:val="right"/>
              <w:rPr>
                <w:sz w:val="20"/>
                <w:szCs w:val="20"/>
              </w:rPr>
            </w:pPr>
            <w:r>
              <w:rPr>
                <w:sz w:val="20"/>
                <w:szCs w:val="20"/>
              </w:rPr>
              <w:t>2</w:t>
            </w:r>
          </w:p>
        </w:tc>
        <w:tc>
          <w:tcPr>
            <w:tcW w:w="0" w:type="auto"/>
            <w:vAlign w:val="center"/>
            <w:hideMark/>
          </w:tcPr>
          <w:p w14:paraId="55B8CA1F" w14:textId="77777777" w:rsidR="004A399F" w:rsidRPr="004A399F" w:rsidRDefault="004A399F" w:rsidP="004A399F">
            <w:pPr>
              <w:jc w:val="right"/>
              <w:rPr>
                <w:sz w:val="20"/>
                <w:szCs w:val="20"/>
              </w:rPr>
            </w:pPr>
            <w:r>
              <w:rPr>
                <w:sz w:val="20"/>
                <w:szCs w:val="20"/>
              </w:rPr>
              <w:t>2</w:t>
            </w:r>
          </w:p>
        </w:tc>
        <w:tc>
          <w:tcPr>
            <w:tcW w:w="0" w:type="auto"/>
            <w:vAlign w:val="center"/>
            <w:hideMark/>
          </w:tcPr>
          <w:p w14:paraId="2D2EDE68" w14:textId="77777777" w:rsidR="004A399F" w:rsidRPr="004A399F" w:rsidRDefault="004A399F" w:rsidP="004A399F">
            <w:pPr>
              <w:jc w:val="right"/>
              <w:rPr>
                <w:sz w:val="20"/>
                <w:szCs w:val="20"/>
              </w:rPr>
            </w:pPr>
            <w:r>
              <w:rPr>
                <w:sz w:val="20"/>
                <w:szCs w:val="20"/>
              </w:rPr>
              <w:t>0</w:t>
            </w:r>
          </w:p>
        </w:tc>
        <w:tc>
          <w:tcPr>
            <w:tcW w:w="0" w:type="auto"/>
            <w:vAlign w:val="center"/>
            <w:hideMark/>
          </w:tcPr>
          <w:p w14:paraId="7A16F8C5" w14:textId="77777777" w:rsidR="004A399F" w:rsidRPr="004A399F" w:rsidRDefault="004A399F" w:rsidP="004A399F">
            <w:pPr>
              <w:jc w:val="right"/>
              <w:rPr>
                <w:sz w:val="20"/>
                <w:szCs w:val="20"/>
              </w:rPr>
            </w:pPr>
            <w:r>
              <w:rPr>
                <w:sz w:val="20"/>
                <w:szCs w:val="20"/>
              </w:rPr>
              <w:t>0</w:t>
            </w:r>
          </w:p>
        </w:tc>
        <w:tc>
          <w:tcPr>
            <w:tcW w:w="0" w:type="auto"/>
            <w:vAlign w:val="center"/>
            <w:hideMark/>
          </w:tcPr>
          <w:p w14:paraId="5E529839" w14:textId="77777777" w:rsidR="004A399F" w:rsidRPr="004A399F" w:rsidRDefault="004A399F" w:rsidP="004A399F">
            <w:pPr>
              <w:jc w:val="right"/>
              <w:rPr>
                <w:sz w:val="20"/>
                <w:szCs w:val="20"/>
              </w:rPr>
            </w:pPr>
            <w:r>
              <w:rPr>
                <w:sz w:val="20"/>
                <w:szCs w:val="20"/>
              </w:rPr>
              <w:t>0</w:t>
            </w:r>
          </w:p>
        </w:tc>
        <w:tc>
          <w:tcPr>
            <w:tcW w:w="0" w:type="auto"/>
            <w:vAlign w:val="center"/>
            <w:hideMark/>
          </w:tcPr>
          <w:p w14:paraId="21A6A9E3" w14:textId="77777777" w:rsidR="004A399F" w:rsidRPr="004A399F" w:rsidRDefault="004A399F" w:rsidP="004A399F">
            <w:pPr>
              <w:jc w:val="right"/>
              <w:rPr>
                <w:sz w:val="20"/>
                <w:szCs w:val="20"/>
              </w:rPr>
            </w:pPr>
            <w:r>
              <w:rPr>
                <w:sz w:val="20"/>
                <w:szCs w:val="20"/>
              </w:rPr>
              <w:t>0</w:t>
            </w:r>
          </w:p>
        </w:tc>
      </w:tr>
      <w:tr w:rsidR="004A399F" w:rsidRPr="004A399F" w14:paraId="474411A8" w14:textId="77777777" w:rsidTr="004A399F">
        <w:trPr>
          <w:trHeight w:val="172"/>
          <w:tblCellSpacing w:w="15" w:type="dxa"/>
        </w:trPr>
        <w:tc>
          <w:tcPr>
            <w:tcW w:w="0" w:type="auto"/>
            <w:vAlign w:val="center"/>
            <w:hideMark/>
          </w:tcPr>
          <w:p w14:paraId="78A27355" w14:textId="77777777" w:rsidR="004A399F" w:rsidRPr="004A399F" w:rsidRDefault="004A399F" w:rsidP="004A399F">
            <w:pPr>
              <w:rPr>
                <w:sz w:val="20"/>
                <w:szCs w:val="20"/>
              </w:rPr>
            </w:pPr>
            <w:r>
              <w:rPr>
                <w:sz w:val="20"/>
                <w:szCs w:val="20"/>
              </w:rPr>
              <w:t>9/28/2024</w:t>
            </w:r>
          </w:p>
        </w:tc>
        <w:tc>
          <w:tcPr>
            <w:tcW w:w="0" w:type="auto"/>
            <w:vAlign w:val="center"/>
            <w:hideMark/>
          </w:tcPr>
          <w:p w14:paraId="0B2F6E6E" w14:textId="77777777" w:rsidR="004A399F" w:rsidRPr="004A399F" w:rsidRDefault="004A399F" w:rsidP="004A399F">
            <w:pPr>
              <w:jc w:val="right"/>
              <w:rPr>
                <w:sz w:val="20"/>
                <w:szCs w:val="20"/>
              </w:rPr>
            </w:pPr>
            <w:r>
              <w:rPr>
                <w:sz w:val="20"/>
                <w:szCs w:val="20"/>
              </w:rPr>
              <w:t>0</w:t>
            </w:r>
          </w:p>
        </w:tc>
        <w:tc>
          <w:tcPr>
            <w:tcW w:w="0" w:type="auto"/>
            <w:vAlign w:val="center"/>
            <w:hideMark/>
          </w:tcPr>
          <w:p w14:paraId="35AC30AD" w14:textId="77777777" w:rsidR="004A399F" w:rsidRPr="004A399F" w:rsidRDefault="004A399F" w:rsidP="004A399F">
            <w:pPr>
              <w:jc w:val="right"/>
              <w:rPr>
                <w:sz w:val="20"/>
                <w:szCs w:val="20"/>
              </w:rPr>
            </w:pPr>
            <w:r>
              <w:rPr>
                <w:sz w:val="20"/>
                <w:szCs w:val="20"/>
              </w:rPr>
              <w:t>0</w:t>
            </w:r>
          </w:p>
        </w:tc>
        <w:tc>
          <w:tcPr>
            <w:tcW w:w="0" w:type="auto"/>
            <w:vAlign w:val="center"/>
            <w:hideMark/>
          </w:tcPr>
          <w:p w14:paraId="29D437F6" w14:textId="77777777" w:rsidR="004A399F" w:rsidRPr="004A399F" w:rsidRDefault="004A399F" w:rsidP="004A399F">
            <w:pPr>
              <w:jc w:val="right"/>
              <w:rPr>
                <w:sz w:val="20"/>
                <w:szCs w:val="20"/>
              </w:rPr>
            </w:pPr>
            <w:r>
              <w:rPr>
                <w:sz w:val="20"/>
                <w:szCs w:val="20"/>
              </w:rPr>
              <w:t>0</w:t>
            </w:r>
          </w:p>
        </w:tc>
        <w:tc>
          <w:tcPr>
            <w:tcW w:w="0" w:type="auto"/>
            <w:vAlign w:val="center"/>
            <w:hideMark/>
          </w:tcPr>
          <w:p w14:paraId="4D73AD69" w14:textId="77777777" w:rsidR="004A399F" w:rsidRPr="004A399F" w:rsidRDefault="004A399F" w:rsidP="004A399F">
            <w:pPr>
              <w:jc w:val="right"/>
              <w:rPr>
                <w:sz w:val="20"/>
                <w:szCs w:val="20"/>
              </w:rPr>
            </w:pPr>
            <w:r>
              <w:rPr>
                <w:sz w:val="20"/>
                <w:szCs w:val="20"/>
              </w:rPr>
              <w:t>0</w:t>
            </w:r>
          </w:p>
        </w:tc>
        <w:tc>
          <w:tcPr>
            <w:tcW w:w="0" w:type="auto"/>
            <w:vAlign w:val="center"/>
            <w:hideMark/>
          </w:tcPr>
          <w:p w14:paraId="69D07533" w14:textId="77777777" w:rsidR="004A399F" w:rsidRPr="004A399F" w:rsidRDefault="004A399F" w:rsidP="004A399F">
            <w:pPr>
              <w:jc w:val="right"/>
              <w:rPr>
                <w:sz w:val="20"/>
                <w:szCs w:val="20"/>
              </w:rPr>
            </w:pPr>
            <w:r>
              <w:rPr>
                <w:sz w:val="20"/>
                <w:szCs w:val="20"/>
              </w:rPr>
              <w:t>0</w:t>
            </w:r>
          </w:p>
        </w:tc>
        <w:tc>
          <w:tcPr>
            <w:tcW w:w="0" w:type="auto"/>
            <w:vAlign w:val="center"/>
            <w:hideMark/>
          </w:tcPr>
          <w:p w14:paraId="7D2D207B" w14:textId="77777777" w:rsidR="004A399F" w:rsidRPr="004A399F" w:rsidRDefault="004A399F" w:rsidP="004A399F">
            <w:pPr>
              <w:jc w:val="right"/>
              <w:rPr>
                <w:sz w:val="20"/>
                <w:szCs w:val="20"/>
              </w:rPr>
            </w:pPr>
            <w:r>
              <w:rPr>
                <w:sz w:val="20"/>
                <w:szCs w:val="20"/>
              </w:rPr>
              <w:t>0</w:t>
            </w:r>
          </w:p>
        </w:tc>
      </w:tr>
      <w:tr w:rsidR="004A399F" w:rsidRPr="004A399F" w14:paraId="5BBFDFB4" w14:textId="77777777" w:rsidTr="004A399F">
        <w:trPr>
          <w:trHeight w:val="215"/>
          <w:tblCellSpacing w:w="15" w:type="dxa"/>
        </w:trPr>
        <w:tc>
          <w:tcPr>
            <w:tcW w:w="0" w:type="auto"/>
            <w:vAlign w:val="center"/>
            <w:hideMark/>
          </w:tcPr>
          <w:p w14:paraId="1966475B" w14:textId="77777777" w:rsidR="004A399F" w:rsidRPr="004A399F" w:rsidRDefault="004A399F" w:rsidP="004A399F">
            <w:pPr>
              <w:rPr>
                <w:sz w:val="20"/>
                <w:szCs w:val="20"/>
              </w:rPr>
            </w:pPr>
            <w:r>
              <w:rPr>
                <w:sz w:val="20"/>
                <w:szCs w:val="20"/>
              </w:rPr>
              <w:t>4/5/2024</w:t>
            </w:r>
          </w:p>
        </w:tc>
        <w:tc>
          <w:tcPr>
            <w:tcW w:w="0" w:type="auto"/>
            <w:vAlign w:val="center"/>
            <w:hideMark/>
          </w:tcPr>
          <w:p w14:paraId="03CC2210" w14:textId="77777777" w:rsidR="004A399F" w:rsidRPr="004A399F" w:rsidRDefault="004A399F" w:rsidP="004A399F">
            <w:pPr>
              <w:jc w:val="right"/>
              <w:rPr>
                <w:sz w:val="20"/>
                <w:szCs w:val="20"/>
              </w:rPr>
            </w:pPr>
            <w:r>
              <w:rPr>
                <w:sz w:val="20"/>
                <w:szCs w:val="20"/>
              </w:rPr>
              <w:t>1</w:t>
            </w:r>
          </w:p>
        </w:tc>
        <w:tc>
          <w:tcPr>
            <w:tcW w:w="0" w:type="auto"/>
            <w:vAlign w:val="center"/>
            <w:hideMark/>
          </w:tcPr>
          <w:p w14:paraId="49437589" w14:textId="77777777" w:rsidR="004A399F" w:rsidRPr="004A399F" w:rsidRDefault="004A399F" w:rsidP="004A399F">
            <w:pPr>
              <w:jc w:val="right"/>
              <w:rPr>
                <w:sz w:val="20"/>
                <w:szCs w:val="20"/>
              </w:rPr>
            </w:pPr>
            <w:r>
              <w:rPr>
                <w:sz w:val="20"/>
                <w:szCs w:val="20"/>
              </w:rPr>
              <w:t>1</w:t>
            </w:r>
          </w:p>
        </w:tc>
        <w:tc>
          <w:tcPr>
            <w:tcW w:w="0" w:type="auto"/>
            <w:vAlign w:val="center"/>
            <w:hideMark/>
          </w:tcPr>
          <w:p w14:paraId="3C00EBAD" w14:textId="77777777" w:rsidR="004A399F" w:rsidRPr="004A399F" w:rsidRDefault="004A399F" w:rsidP="004A399F">
            <w:pPr>
              <w:jc w:val="right"/>
              <w:rPr>
                <w:sz w:val="20"/>
                <w:szCs w:val="20"/>
              </w:rPr>
            </w:pPr>
            <w:r>
              <w:rPr>
                <w:sz w:val="20"/>
                <w:szCs w:val="20"/>
              </w:rPr>
              <w:t>0</w:t>
            </w:r>
          </w:p>
        </w:tc>
        <w:tc>
          <w:tcPr>
            <w:tcW w:w="0" w:type="auto"/>
            <w:vAlign w:val="center"/>
            <w:hideMark/>
          </w:tcPr>
          <w:p w14:paraId="0A5E1CB3" w14:textId="77777777" w:rsidR="004A399F" w:rsidRPr="004A399F" w:rsidRDefault="004A399F" w:rsidP="004A399F">
            <w:pPr>
              <w:jc w:val="right"/>
              <w:rPr>
                <w:sz w:val="20"/>
                <w:szCs w:val="20"/>
              </w:rPr>
            </w:pPr>
            <w:r>
              <w:rPr>
                <w:sz w:val="20"/>
                <w:szCs w:val="20"/>
              </w:rPr>
              <w:t>0</w:t>
            </w:r>
          </w:p>
        </w:tc>
        <w:tc>
          <w:tcPr>
            <w:tcW w:w="0" w:type="auto"/>
            <w:vAlign w:val="center"/>
            <w:hideMark/>
          </w:tcPr>
          <w:p w14:paraId="577FB221" w14:textId="77777777" w:rsidR="004A399F" w:rsidRPr="004A399F" w:rsidRDefault="004A399F" w:rsidP="004A399F">
            <w:pPr>
              <w:jc w:val="right"/>
              <w:rPr>
                <w:sz w:val="20"/>
                <w:szCs w:val="20"/>
              </w:rPr>
            </w:pPr>
            <w:r>
              <w:rPr>
                <w:sz w:val="20"/>
                <w:szCs w:val="20"/>
              </w:rPr>
              <w:t>0</w:t>
            </w:r>
          </w:p>
        </w:tc>
        <w:tc>
          <w:tcPr>
            <w:tcW w:w="0" w:type="auto"/>
            <w:vAlign w:val="center"/>
            <w:hideMark/>
          </w:tcPr>
          <w:p w14:paraId="58E1712E" w14:textId="77777777" w:rsidR="004A399F" w:rsidRPr="004A399F" w:rsidRDefault="004A399F" w:rsidP="004A399F">
            <w:pPr>
              <w:jc w:val="right"/>
              <w:rPr>
                <w:sz w:val="20"/>
                <w:szCs w:val="20"/>
              </w:rPr>
            </w:pPr>
            <w:r>
              <w:rPr>
                <w:sz w:val="20"/>
                <w:szCs w:val="20"/>
              </w:rPr>
              <w:t>0</w:t>
            </w:r>
          </w:p>
        </w:tc>
      </w:tr>
      <w:tr w:rsidR="004A399F" w:rsidRPr="004A399F" w14:paraId="6CAC0F15" w14:textId="77777777" w:rsidTr="004A399F">
        <w:trPr>
          <w:trHeight w:val="215"/>
          <w:tblCellSpacing w:w="15" w:type="dxa"/>
        </w:trPr>
        <w:tc>
          <w:tcPr>
            <w:tcW w:w="0" w:type="auto"/>
            <w:vAlign w:val="center"/>
            <w:hideMark/>
          </w:tcPr>
          <w:p w14:paraId="6AF5EF1B" w14:textId="77777777" w:rsidR="004A399F" w:rsidRPr="004A399F" w:rsidRDefault="004A399F" w:rsidP="004A399F">
            <w:pPr>
              <w:rPr>
                <w:sz w:val="20"/>
                <w:szCs w:val="20"/>
              </w:rPr>
            </w:pPr>
            <w:r>
              <w:rPr>
                <w:sz w:val="20"/>
                <w:szCs w:val="20"/>
              </w:rPr>
              <w:t>4/10/2024</w:t>
            </w:r>
          </w:p>
        </w:tc>
        <w:tc>
          <w:tcPr>
            <w:tcW w:w="0" w:type="auto"/>
            <w:vAlign w:val="center"/>
            <w:hideMark/>
          </w:tcPr>
          <w:p w14:paraId="77E2BC2B" w14:textId="77777777" w:rsidR="004A399F" w:rsidRPr="004A399F" w:rsidRDefault="004A399F" w:rsidP="004A399F">
            <w:pPr>
              <w:jc w:val="right"/>
              <w:rPr>
                <w:sz w:val="20"/>
                <w:szCs w:val="20"/>
              </w:rPr>
            </w:pPr>
            <w:r>
              <w:rPr>
                <w:sz w:val="20"/>
                <w:szCs w:val="20"/>
              </w:rPr>
              <w:t>2</w:t>
            </w:r>
          </w:p>
        </w:tc>
        <w:tc>
          <w:tcPr>
            <w:tcW w:w="0" w:type="auto"/>
            <w:vAlign w:val="center"/>
            <w:hideMark/>
          </w:tcPr>
          <w:p w14:paraId="5059A3E6" w14:textId="77777777" w:rsidR="004A399F" w:rsidRPr="004A399F" w:rsidRDefault="004A399F" w:rsidP="004A399F">
            <w:pPr>
              <w:jc w:val="right"/>
              <w:rPr>
                <w:sz w:val="20"/>
                <w:szCs w:val="20"/>
              </w:rPr>
            </w:pPr>
            <w:r>
              <w:rPr>
                <w:sz w:val="20"/>
                <w:szCs w:val="20"/>
              </w:rPr>
              <w:t>2</w:t>
            </w:r>
          </w:p>
        </w:tc>
        <w:tc>
          <w:tcPr>
            <w:tcW w:w="0" w:type="auto"/>
            <w:vAlign w:val="center"/>
            <w:hideMark/>
          </w:tcPr>
          <w:p w14:paraId="19F18626" w14:textId="77777777" w:rsidR="004A399F" w:rsidRPr="004A399F" w:rsidRDefault="004A399F" w:rsidP="004A399F">
            <w:pPr>
              <w:jc w:val="right"/>
              <w:rPr>
                <w:sz w:val="20"/>
                <w:szCs w:val="20"/>
              </w:rPr>
            </w:pPr>
            <w:r>
              <w:rPr>
                <w:sz w:val="20"/>
                <w:szCs w:val="20"/>
              </w:rPr>
              <w:t>0</w:t>
            </w:r>
          </w:p>
        </w:tc>
        <w:tc>
          <w:tcPr>
            <w:tcW w:w="0" w:type="auto"/>
            <w:vAlign w:val="center"/>
            <w:hideMark/>
          </w:tcPr>
          <w:p w14:paraId="61B4203E" w14:textId="77777777" w:rsidR="004A399F" w:rsidRPr="004A399F" w:rsidRDefault="004A399F" w:rsidP="004A399F">
            <w:pPr>
              <w:jc w:val="right"/>
              <w:rPr>
                <w:sz w:val="20"/>
                <w:szCs w:val="20"/>
              </w:rPr>
            </w:pPr>
            <w:r>
              <w:rPr>
                <w:sz w:val="20"/>
                <w:szCs w:val="20"/>
              </w:rPr>
              <w:t>0</w:t>
            </w:r>
          </w:p>
        </w:tc>
        <w:tc>
          <w:tcPr>
            <w:tcW w:w="0" w:type="auto"/>
            <w:vAlign w:val="center"/>
            <w:hideMark/>
          </w:tcPr>
          <w:p w14:paraId="5645CC74" w14:textId="77777777" w:rsidR="004A399F" w:rsidRPr="004A399F" w:rsidRDefault="004A399F" w:rsidP="004A399F">
            <w:pPr>
              <w:jc w:val="right"/>
              <w:rPr>
                <w:sz w:val="20"/>
                <w:szCs w:val="20"/>
              </w:rPr>
            </w:pPr>
            <w:r>
              <w:rPr>
                <w:sz w:val="20"/>
                <w:szCs w:val="20"/>
              </w:rPr>
              <w:t>0</w:t>
            </w:r>
          </w:p>
        </w:tc>
        <w:tc>
          <w:tcPr>
            <w:tcW w:w="0" w:type="auto"/>
            <w:vAlign w:val="center"/>
            <w:hideMark/>
          </w:tcPr>
          <w:p w14:paraId="4EC1677D" w14:textId="77777777" w:rsidR="004A399F" w:rsidRPr="004A399F" w:rsidRDefault="004A399F" w:rsidP="004A399F">
            <w:pPr>
              <w:jc w:val="right"/>
              <w:rPr>
                <w:sz w:val="20"/>
                <w:szCs w:val="20"/>
              </w:rPr>
            </w:pPr>
            <w:r>
              <w:rPr>
                <w:sz w:val="20"/>
                <w:szCs w:val="20"/>
              </w:rPr>
              <w:t>0</w:t>
            </w:r>
          </w:p>
        </w:tc>
      </w:tr>
      <w:tr w:rsidR="004A399F" w:rsidRPr="004A399F" w14:paraId="1486A8A6" w14:textId="77777777" w:rsidTr="004A399F">
        <w:trPr>
          <w:trHeight w:val="215"/>
          <w:tblCellSpacing w:w="15" w:type="dxa"/>
        </w:trPr>
        <w:tc>
          <w:tcPr>
            <w:tcW w:w="0" w:type="auto"/>
            <w:vAlign w:val="center"/>
            <w:hideMark/>
          </w:tcPr>
          <w:p w14:paraId="1FCB8F51" w14:textId="77777777" w:rsidR="004A399F" w:rsidRPr="004A399F" w:rsidRDefault="004A399F" w:rsidP="004A399F">
            <w:pPr>
              <w:rPr>
                <w:sz w:val="20"/>
                <w:szCs w:val="20"/>
              </w:rPr>
            </w:pPr>
            <w:r>
              <w:rPr>
                <w:sz w:val="20"/>
                <w:szCs w:val="20"/>
              </w:rPr>
              <w:t>11/17/2024</w:t>
            </w:r>
          </w:p>
        </w:tc>
        <w:tc>
          <w:tcPr>
            <w:tcW w:w="0" w:type="auto"/>
            <w:vAlign w:val="center"/>
            <w:hideMark/>
          </w:tcPr>
          <w:p w14:paraId="5F45E579" w14:textId="77777777" w:rsidR="004A399F" w:rsidRPr="004A399F" w:rsidRDefault="004A399F" w:rsidP="004A399F">
            <w:pPr>
              <w:jc w:val="right"/>
              <w:rPr>
                <w:sz w:val="20"/>
                <w:szCs w:val="20"/>
              </w:rPr>
            </w:pPr>
            <w:r>
              <w:rPr>
                <w:sz w:val="20"/>
                <w:szCs w:val="20"/>
              </w:rPr>
              <w:t>0</w:t>
            </w:r>
          </w:p>
        </w:tc>
        <w:tc>
          <w:tcPr>
            <w:tcW w:w="0" w:type="auto"/>
            <w:vAlign w:val="center"/>
            <w:hideMark/>
          </w:tcPr>
          <w:p w14:paraId="17814500" w14:textId="77777777" w:rsidR="004A399F" w:rsidRPr="004A399F" w:rsidRDefault="004A399F" w:rsidP="004A399F">
            <w:pPr>
              <w:jc w:val="right"/>
              <w:rPr>
                <w:sz w:val="20"/>
                <w:szCs w:val="20"/>
              </w:rPr>
            </w:pPr>
            <w:r>
              <w:rPr>
                <w:sz w:val="20"/>
                <w:szCs w:val="20"/>
              </w:rPr>
              <w:t>0</w:t>
            </w:r>
          </w:p>
        </w:tc>
        <w:tc>
          <w:tcPr>
            <w:tcW w:w="0" w:type="auto"/>
            <w:vAlign w:val="center"/>
            <w:hideMark/>
          </w:tcPr>
          <w:p w14:paraId="5540D602" w14:textId="77777777" w:rsidR="004A399F" w:rsidRPr="004A399F" w:rsidRDefault="004A399F" w:rsidP="004A399F">
            <w:pPr>
              <w:jc w:val="right"/>
              <w:rPr>
                <w:sz w:val="20"/>
                <w:szCs w:val="20"/>
              </w:rPr>
            </w:pPr>
            <w:r>
              <w:rPr>
                <w:sz w:val="20"/>
                <w:szCs w:val="20"/>
              </w:rPr>
              <w:t>0</w:t>
            </w:r>
          </w:p>
        </w:tc>
        <w:tc>
          <w:tcPr>
            <w:tcW w:w="0" w:type="auto"/>
            <w:vAlign w:val="center"/>
            <w:hideMark/>
          </w:tcPr>
          <w:p w14:paraId="335EEFBB" w14:textId="77777777" w:rsidR="004A399F" w:rsidRPr="004A399F" w:rsidRDefault="004A399F" w:rsidP="004A399F">
            <w:pPr>
              <w:jc w:val="right"/>
              <w:rPr>
                <w:sz w:val="20"/>
                <w:szCs w:val="20"/>
              </w:rPr>
            </w:pPr>
            <w:r>
              <w:rPr>
                <w:sz w:val="20"/>
                <w:szCs w:val="20"/>
              </w:rPr>
              <w:t>0</w:t>
            </w:r>
          </w:p>
        </w:tc>
        <w:tc>
          <w:tcPr>
            <w:tcW w:w="0" w:type="auto"/>
            <w:vAlign w:val="center"/>
            <w:hideMark/>
          </w:tcPr>
          <w:p w14:paraId="5C1FAD14" w14:textId="77777777" w:rsidR="004A399F" w:rsidRPr="004A399F" w:rsidRDefault="004A399F" w:rsidP="004A399F">
            <w:pPr>
              <w:jc w:val="right"/>
              <w:rPr>
                <w:sz w:val="20"/>
                <w:szCs w:val="20"/>
              </w:rPr>
            </w:pPr>
            <w:r>
              <w:rPr>
                <w:sz w:val="20"/>
                <w:szCs w:val="20"/>
              </w:rPr>
              <w:t>0</w:t>
            </w:r>
          </w:p>
        </w:tc>
        <w:tc>
          <w:tcPr>
            <w:tcW w:w="0" w:type="auto"/>
            <w:vAlign w:val="center"/>
            <w:hideMark/>
          </w:tcPr>
          <w:p w14:paraId="463FB16E" w14:textId="77777777" w:rsidR="004A399F" w:rsidRPr="004A399F" w:rsidRDefault="004A399F" w:rsidP="004A399F">
            <w:pPr>
              <w:jc w:val="right"/>
              <w:rPr>
                <w:sz w:val="20"/>
                <w:szCs w:val="20"/>
              </w:rPr>
            </w:pPr>
            <w:r>
              <w:rPr>
                <w:sz w:val="20"/>
                <w:szCs w:val="20"/>
              </w:rPr>
              <w:t>0</w:t>
            </w:r>
          </w:p>
        </w:tc>
      </w:tr>
      <w:tr w:rsidR="004A399F" w:rsidRPr="004A399F" w14:paraId="48A72F14" w14:textId="77777777" w:rsidTr="004A399F">
        <w:trPr>
          <w:trHeight w:val="215"/>
          <w:tblCellSpacing w:w="15" w:type="dxa"/>
        </w:trPr>
        <w:tc>
          <w:tcPr>
            <w:tcW w:w="0" w:type="auto"/>
            <w:vAlign w:val="center"/>
            <w:hideMark/>
          </w:tcPr>
          <w:p w14:paraId="0D009A0F" w14:textId="77777777" w:rsidR="004A399F" w:rsidRPr="004A399F" w:rsidRDefault="004A399F" w:rsidP="004A399F">
            <w:pPr>
              <w:rPr>
                <w:sz w:val="20"/>
                <w:szCs w:val="20"/>
              </w:rPr>
            </w:pPr>
            <w:r>
              <w:rPr>
                <w:sz w:val="20"/>
                <w:szCs w:val="20"/>
              </w:rPr>
              <w:t>11/21/2024</w:t>
            </w:r>
          </w:p>
        </w:tc>
        <w:tc>
          <w:tcPr>
            <w:tcW w:w="0" w:type="auto"/>
            <w:vAlign w:val="center"/>
            <w:hideMark/>
          </w:tcPr>
          <w:p w14:paraId="6B22FC4D" w14:textId="77777777" w:rsidR="004A399F" w:rsidRPr="004A399F" w:rsidRDefault="004A399F" w:rsidP="004A399F">
            <w:pPr>
              <w:jc w:val="right"/>
              <w:rPr>
                <w:sz w:val="20"/>
                <w:szCs w:val="20"/>
              </w:rPr>
            </w:pPr>
            <w:r>
              <w:rPr>
                <w:sz w:val="20"/>
                <w:szCs w:val="20"/>
              </w:rPr>
              <w:t>1</w:t>
            </w:r>
          </w:p>
        </w:tc>
        <w:tc>
          <w:tcPr>
            <w:tcW w:w="0" w:type="auto"/>
            <w:vAlign w:val="center"/>
            <w:hideMark/>
          </w:tcPr>
          <w:p w14:paraId="3836016C" w14:textId="77777777" w:rsidR="004A399F" w:rsidRPr="004A399F" w:rsidRDefault="004A399F" w:rsidP="004A399F">
            <w:pPr>
              <w:jc w:val="right"/>
              <w:rPr>
                <w:sz w:val="20"/>
                <w:szCs w:val="20"/>
              </w:rPr>
            </w:pPr>
            <w:r>
              <w:rPr>
                <w:sz w:val="20"/>
                <w:szCs w:val="20"/>
              </w:rPr>
              <w:t>1</w:t>
            </w:r>
          </w:p>
        </w:tc>
        <w:tc>
          <w:tcPr>
            <w:tcW w:w="0" w:type="auto"/>
            <w:vAlign w:val="center"/>
            <w:hideMark/>
          </w:tcPr>
          <w:p w14:paraId="0AE151D9" w14:textId="77777777" w:rsidR="004A399F" w:rsidRPr="004A399F" w:rsidRDefault="004A399F" w:rsidP="004A399F">
            <w:pPr>
              <w:jc w:val="right"/>
              <w:rPr>
                <w:sz w:val="20"/>
                <w:szCs w:val="20"/>
              </w:rPr>
            </w:pPr>
            <w:r>
              <w:rPr>
                <w:sz w:val="20"/>
                <w:szCs w:val="20"/>
              </w:rPr>
              <w:t>0</w:t>
            </w:r>
          </w:p>
        </w:tc>
        <w:tc>
          <w:tcPr>
            <w:tcW w:w="0" w:type="auto"/>
            <w:vAlign w:val="center"/>
            <w:hideMark/>
          </w:tcPr>
          <w:p w14:paraId="010D9B7F" w14:textId="77777777" w:rsidR="004A399F" w:rsidRPr="004A399F" w:rsidRDefault="004A399F" w:rsidP="004A399F">
            <w:pPr>
              <w:jc w:val="right"/>
              <w:rPr>
                <w:sz w:val="20"/>
                <w:szCs w:val="20"/>
              </w:rPr>
            </w:pPr>
            <w:r>
              <w:rPr>
                <w:sz w:val="20"/>
                <w:szCs w:val="20"/>
              </w:rPr>
              <w:t>0</w:t>
            </w:r>
          </w:p>
        </w:tc>
        <w:tc>
          <w:tcPr>
            <w:tcW w:w="0" w:type="auto"/>
            <w:vAlign w:val="center"/>
            <w:hideMark/>
          </w:tcPr>
          <w:p w14:paraId="02130A51" w14:textId="77777777" w:rsidR="004A399F" w:rsidRPr="004A399F" w:rsidRDefault="004A399F" w:rsidP="004A399F">
            <w:pPr>
              <w:jc w:val="right"/>
              <w:rPr>
                <w:sz w:val="20"/>
                <w:szCs w:val="20"/>
              </w:rPr>
            </w:pPr>
            <w:r>
              <w:rPr>
                <w:sz w:val="20"/>
                <w:szCs w:val="20"/>
              </w:rPr>
              <w:t>0</w:t>
            </w:r>
          </w:p>
        </w:tc>
        <w:tc>
          <w:tcPr>
            <w:tcW w:w="0" w:type="auto"/>
            <w:vAlign w:val="center"/>
            <w:hideMark/>
          </w:tcPr>
          <w:p w14:paraId="2F7F7B3A" w14:textId="77777777" w:rsidR="004A399F" w:rsidRPr="004A399F" w:rsidRDefault="004A399F" w:rsidP="004A399F">
            <w:pPr>
              <w:jc w:val="right"/>
              <w:rPr>
                <w:sz w:val="20"/>
                <w:szCs w:val="20"/>
              </w:rPr>
            </w:pPr>
            <w:r>
              <w:rPr>
                <w:sz w:val="20"/>
                <w:szCs w:val="20"/>
              </w:rPr>
              <w:t>0</w:t>
            </w:r>
          </w:p>
        </w:tc>
      </w:tr>
      <w:tr w:rsidR="004A399F" w:rsidRPr="004A399F" w14:paraId="0A6212DC" w14:textId="77777777" w:rsidTr="004A399F">
        <w:trPr>
          <w:trHeight w:val="172"/>
          <w:tblCellSpacing w:w="15" w:type="dxa"/>
        </w:trPr>
        <w:tc>
          <w:tcPr>
            <w:tcW w:w="0" w:type="auto"/>
            <w:vAlign w:val="center"/>
            <w:hideMark/>
          </w:tcPr>
          <w:p w14:paraId="50C5FD00" w14:textId="77777777" w:rsidR="004A399F" w:rsidRPr="004A399F" w:rsidRDefault="004A399F" w:rsidP="004A399F">
            <w:pPr>
              <w:rPr>
                <w:sz w:val="20"/>
                <w:szCs w:val="20"/>
              </w:rPr>
            </w:pPr>
            <w:r>
              <w:rPr>
                <w:sz w:val="20"/>
                <w:szCs w:val="20"/>
              </w:rPr>
              <w:t>12/12/2024</w:t>
            </w:r>
          </w:p>
        </w:tc>
        <w:tc>
          <w:tcPr>
            <w:tcW w:w="0" w:type="auto"/>
            <w:vAlign w:val="center"/>
            <w:hideMark/>
          </w:tcPr>
          <w:p w14:paraId="5687CC5B" w14:textId="77777777" w:rsidR="004A399F" w:rsidRPr="004A399F" w:rsidRDefault="004A399F" w:rsidP="004A399F">
            <w:pPr>
              <w:jc w:val="right"/>
              <w:rPr>
                <w:sz w:val="20"/>
                <w:szCs w:val="20"/>
              </w:rPr>
            </w:pPr>
            <w:r>
              <w:rPr>
                <w:sz w:val="20"/>
                <w:szCs w:val="20"/>
              </w:rPr>
              <w:t>0</w:t>
            </w:r>
          </w:p>
        </w:tc>
        <w:tc>
          <w:tcPr>
            <w:tcW w:w="0" w:type="auto"/>
            <w:vAlign w:val="center"/>
            <w:hideMark/>
          </w:tcPr>
          <w:p w14:paraId="32B7935B" w14:textId="77777777" w:rsidR="004A399F" w:rsidRPr="004A399F" w:rsidRDefault="004A399F" w:rsidP="004A399F">
            <w:pPr>
              <w:jc w:val="right"/>
              <w:rPr>
                <w:sz w:val="20"/>
                <w:szCs w:val="20"/>
              </w:rPr>
            </w:pPr>
            <w:r>
              <w:rPr>
                <w:sz w:val="20"/>
                <w:szCs w:val="20"/>
              </w:rPr>
              <w:t>0</w:t>
            </w:r>
          </w:p>
        </w:tc>
        <w:tc>
          <w:tcPr>
            <w:tcW w:w="0" w:type="auto"/>
            <w:vAlign w:val="center"/>
            <w:hideMark/>
          </w:tcPr>
          <w:p w14:paraId="479CCACC" w14:textId="77777777" w:rsidR="004A399F" w:rsidRPr="004A399F" w:rsidRDefault="004A399F" w:rsidP="004A399F">
            <w:pPr>
              <w:jc w:val="right"/>
              <w:rPr>
                <w:sz w:val="20"/>
                <w:szCs w:val="20"/>
              </w:rPr>
            </w:pPr>
            <w:r>
              <w:rPr>
                <w:sz w:val="20"/>
                <w:szCs w:val="20"/>
              </w:rPr>
              <w:t>0</w:t>
            </w:r>
          </w:p>
        </w:tc>
        <w:tc>
          <w:tcPr>
            <w:tcW w:w="0" w:type="auto"/>
            <w:vAlign w:val="center"/>
            <w:hideMark/>
          </w:tcPr>
          <w:p w14:paraId="651CCB8C" w14:textId="77777777" w:rsidR="004A399F" w:rsidRPr="004A399F" w:rsidRDefault="004A399F" w:rsidP="004A399F">
            <w:pPr>
              <w:jc w:val="right"/>
              <w:rPr>
                <w:sz w:val="20"/>
                <w:szCs w:val="20"/>
              </w:rPr>
            </w:pPr>
            <w:r>
              <w:rPr>
                <w:sz w:val="20"/>
                <w:szCs w:val="20"/>
              </w:rPr>
              <w:t>0</w:t>
            </w:r>
          </w:p>
        </w:tc>
        <w:tc>
          <w:tcPr>
            <w:tcW w:w="0" w:type="auto"/>
            <w:vAlign w:val="center"/>
            <w:hideMark/>
          </w:tcPr>
          <w:p w14:paraId="1CB9B917" w14:textId="77777777" w:rsidR="004A399F" w:rsidRPr="004A399F" w:rsidRDefault="004A399F" w:rsidP="004A399F">
            <w:pPr>
              <w:jc w:val="right"/>
              <w:rPr>
                <w:sz w:val="20"/>
                <w:szCs w:val="20"/>
              </w:rPr>
            </w:pPr>
            <w:r>
              <w:rPr>
                <w:sz w:val="20"/>
                <w:szCs w:val="20"/>
              </w:rPr>
              <w:t>0</w:t>
            </w:r>
          </w:p>
        </w:tc>
        <w:tc>
          <w:tcPr>
            <w:tcW w:w="0" w:type="auto"/>
            <w:vAlign w:val="center"/>
            <w:hideMark/>
          </w:tcPr>
          <w:p w14:paraId="1BFE6B2B" w14:textId="77777777" w:rsidR="004A399F" w:rsidRPr="004A399F" w:rsidRDefault="004A399F" w:rsidP="004A399F">
            <w:pPr>
              <w:jc w:val="right"/>
              <w:rPr>
                <w:sz w:val="20"/>
                <w:szCs w:val="20"/>
              </w:rPr>
            </w:pPr>
            <w:r>
              <w:rPr>
                <w:sz w:val="20"/>
                <w:szCs w:val="20"/>
              </w:rPr>
              <w:t>0</w:t>
            </w:r>
          </w:p>
        </w:tc>
      </w:tr>
      <w:tr w:rsidR="004A399F" w:rsidRPr="004A399F" w14:paraId="5C524651" w14:textId="77777777" w:rsidTr="004A399F">
        <w:trPr>
          <w:trHeight w:val="215"/>
          <w:tblCellSpacing w:w="15" w:type="dxa"/>
        </w:trPr>
        <w:tc>
          <w:tcPr>
            <w:tcW w:w="0" w:type="auto"/>
            <w:vAlign w:val="center"/>
            <w:hideMark/>
          </w:tcPr>
          <w:p w14:paraId="6F7A4B46" w14:textId="77777777" w:rsidR="004A399F" w:rsidRPr="004A399F" w:rsidRDefault="004A399F" w:rsidP="004A399F">
            <w:pPr>
              <w:rPr>
                <w:sz w:val="20"/>
                <w:szCs w:val="20"/>
              </w:rPr>
            </w:pPr>
            <w:r>
              <w:rPr>
                <w:sz w:val="20"/>
                <w:szCs w:val="20"/>
              </w:rPr>
              <w:t>1/14/2025</w:t>
            </w:r>
          </w:p>
        </w:tc>
        <w:tc>
          <w:tcPr>
            <w:tcW w:w="0" w:type="auto"/>
            <w:vAlign w:val="center"/>
            <w:hideMark/>
          </w:tcPr>
          <w:p w14:paraId="41A6B5F7" w14:textId="77777777" w:rsidR="004A399F" w:rsidRPr="004A399F" w:rsidRDefault="004A399F" w:rsidP="004A399F">
            <w:pPr>
              <w:jc w:val="right"/>
              <w:rPr>
                <w:sz w:val="20"/>
                <w:szCs w:val="20"/>
              </w:rPr>
            </w:pPr>
            <w:r>
              <w:rPr>
                <w:sz w:val="20"/>
                <w:szCs w:val="20"/>
              </w:rPr>
              <w:t>3</w:t>
            </w:r>
          </w:p>
        </w:tc>
        <w:tc>
          <w:tcPr>
            <w:tcW w:w="0" w:type="auto"/>
            <w:vAlign w:val="center"/>
            <w:hideMark/>
          </w:tcPr>
          <w:p w14:paraId="339F9009" w14:textId="77777777" w:rsidR="004A399F" w:rsidRPr="004A399F" w:rsidRDefault="004A399F" w:rsidP="004A399F">
            <w:pPr>
              <w:jc w:val="right"/>
              <w:rPr>
                <w:sz w:val="20"/>
                <w:szCs w:val="20"/>
              </w:rPr>
            </w:pPr>
            <w:r>
              <w:rPr>
                <w:sz w:val="20"/>
                <w:szCs w:val="20"/>
              </w:rPr>
              <w:t>3</w:t>
            </w:r>
          </w:p>
        </w:tc>
        <w:tc>
          <w:tcPr>
            <w:tcW w:w="0" w:type="auto"/>
            <w:vAlign w:val="center"/>
            <w:hideMark/>
          </w:tcPr>
          <w:p w14:paraId="0B6571CE" w14:textId="77777777" w:rsidR="004A399F" w:rsidRPr="004A399F" w:rsidRDefault="004A399F" w:rsidP="004A399F">
            <w:pPr>
              <w:jc w:val="right"/>
              <w:rPr>
                <w:sz w:val="20"/>
                <w:szCs w:val="20"/>
              </w:rPr>
            </w:pPr>
            <w:r>
              <w:rPr>
                <w:sz w:val="20"/>
                <w:szCs w:val="20"/>
              </w:rPr>
              <w:t>0</w:t>
            </w:r>
          </w:p>
        </w:tc>
        <w:tc>
          <w:tcPr>
            <w:tcW w:w="0" w:type="auto"/>
            <w:vAlign w:val="center"/>
            <w:hideMark/>
          </w:tcPr>
          <w:p w14:paraId="4DCB98B8" w14:textId="77777777" w:rsidR="004A399F" w:rsidRPr="004A399F" w:rsidRDefault="004A399F" w:rsidP="004A399F">
            <w:pPr>
              <w:jc w:val="right"/>
              <w:rPr>
                <w:sz w:val="20"/>
                <w:szCs w:val="20"/>
              </w:rPr>
            </w:pPr>
            <w:r>
              <w:rPr>
                <w:sz w:val="20"/>
                <w:szCs w:val="20"/>
              </w:rPr>
              <w:t>0</w:t>
            </w:r>
          </w:p>
        </w:tc>
        <w:tc>
          <w:tcPr>
            <w:tcW w:w="0" w:type="auto"/>
            <w:vAlign w:val="center"/>
            <w:hideMark/>
          </w:tcPr>
          <w:p w14:paraId="16AE9D1E" w14:textId="77777777" w:rsidR="004A399F" w:rsidRPr="004A399F" w:rsidRDefault="004A399F" w:rsidP="004A399F">
            <w:pPr>
              <w:jc w:val="right"/>
              <w:rPr>
                <w:sz w:val="20"/>
                <w:szCs w:val="20"/>
              </w:rPr>
            </w:pPr>
            <w:r>
              <w:rPr>
                <w:sz w:val="20"/>
                <w:szCs w:val="20"/>
              </w:rPr>
              <w:t>0</w:t>
            </w:r>
          </w:p>
        </w:tc>
        <w:tc>
          <w:tcPr>
            <w:tcW w:w="0" w:type="auto"/>
            <w:vAlign w:val="center"/>
            <w:hideMark/>
          </w:tcPr>
          <w:p w14:paraId="43CE4C4F" w14:textId="77777777" w:rsidR="004A399F" w:rsidRPr="004A399F" w:rsidRDefault="004A399F" w:rsidP="004A399F">
            <w:pPr>
              <w:jc w:val="right"/>
              <w:rPr>
                <w:sz w:val="20"/>
                <w:szCs w:val="20"/>
              </w:rPr>
            </w:pPr>
            <w:r>
              <w:rPr>
                <w:sz w:val="20"/>
                <w:szCs w:val="20"/>
              </w:rPr>
              <w:t>0</w:t>
            </w:r>
          </w:p>
        </w:tc>
      </w:tr>
      <w:tr w:rsidR="004A399F" w:rsidRPr="004A399F" w14:paraId="5A3CD5FE" w14:textId="77777777" w:rsidTr="004A399F">
        <w:trPr>
          <w:trHeight w:val="215"/>
          <w:tblCellSpacing w:w="15" w:type="dxa"/>
        </w:trPr>
        <w:tc>
          <w:tcPr>
            <w:tcW w:w="0" w:type="auto"/>
            <w:vAlign w:val="center"/>
            <w:hideMark/>
          </w:tcPr>
          <w:p w14:paraId="5B60868A" w14:textId="77777777" w:rsidR="004A399F" w:rsidRPr="004A399F" w:rsidRDefault="004A399F" w:rsidP="004A399F">
            <w:pPr>
              <w:rPr>
                <w:sz w:val="20"/>
                <w:szCs w:val="20"/>
              </w:rPr>
            </w:pPr>
            <w:r>
              <w:rPr>
                <w:sz w:val="20"/>
                <w:szCs w:val="20"/>
              </w:rPr>
              <w:t>1/27/2025</w:t>
            </w:r>
          </w:p>
        </w:tc>
        <w:tc>
          <w:tcPr>
            <w:tcW w:w="0" w:type="auto"/>
            <w:vAlign w:val="center"/>
            <w:hideMark/>
          </w:tcPr>
          <w:p w14:paraId="2116324D" w14:textId="77777777" w:rsidR="004A399F" w:rsidRPr="004A399F" w:rsidRDefault="004A399F" w:rsidP="004A399F">
            <w:pPr>
              <w:jc w:val="right"/>
              <w:rPr>
                <w:sz w:val="20"/>
                <w:szCs w:val="20"/>
              </w:rPr>
            </w:pPr>
            <w:r>
              <w:rPr>
                <w:sz w:val="20"/>
                <w:szCs w:val="20"/>
              </w:rPr>
              <w:t>3</w:t>
            </w:r>
          </w:p>
        </w:tc>
        <w:tc>
          <w:tcPr>
            <w:tcW w:w="0" w:type="auto"/>
            <w:vAlign w:val="center"/>
            <w:hideMark/>
          </w:tcPr>
          <w:p w14:paraId="6B948977" w14:textId="77777777" w:rsidR="004A399F" w:rsidRPr="004A399F" w:rsidRDefault="004A399F" w:rsidP="004A399F">
            <w:pPr>
              <w:jc w:val="right"/>
              <w:rPr>
                <w:sz w:val="20"/>
                <w:szCs w:val="20"/>
              </w:rPr>
            </w:pPr>
            <w:r>
              <w:rPr>
                <w:sz w:val="20"/>
                <w:szCs w:val="20"/>
              </w:rPr>
              <w:t>3</w:t>
            </w:r>
          </w:p>
        </w:tc>
        <w:tc>
          <w:tcPr>
            <w:tcW w:w="0" w:type="auto"/>
            <w:vAlign w:val="center"/>
            <w:hideMark/>
          </w:tcPr>
          <w:p w14:paraId="3C6A7DBC" w14:textId="77777777" w:rsidR="004A399F" w:rsidRPr="004A399F" w:rsidRDefault="004A399F" w:rsidP="004A399F">
            <w:pPr>
              <w:jc w:val="right"/>
              <w:rPr>
                <w:sz w:val="20"/>
                <w:szCs w:val="20"/>
              </w:rPr>
            </w:pPr>
            <w:r>
              <w:rPr>
                <w:sz w:val="20"/>
                <w:szCs w:val="20"/>
              </w:rPr>
              <w:t>0</w:t>
            </w:r>
          </w:p>
        </w:tc>
        <w:tc>
          <w:tcPr>
            <w:tcW w:w="0" w:type="auto"/>
            <w:vAlign w:val="center"/>
            <w:hideMark/>
          </w:tcPr>
          <w:p w14:paraId="5C667787" w14:textId="77777777" w:rsidR="004A399F" w:rsidRPr="004A399F" w:rsidRDefault="004A399F" w:rsidP="004A399F">
            <w:pPr>
              <w:jc w:val="right"/>
              <w:rPr>
                <w:sz w:val="20"/>
                <w:szCs w:val="20"/>
              </w:rPr>
            </w:pPr>
            <w:r>
              <w:rPr>
                <w:sz w:val="20"/>
                <w:szCs w:val="20"/>
              </w:rPr>
              <w:t>0</w:t>
            </w:r>
          </w:p>
        </w:tc>
        <w:tc>
          <w:tcPr>
            <w:tcW w:w="0" w:type="auto"/>
            <w:vAlign w:val="center"/>
            <w:hideMark/>
          </w:tcPr>
          <w:p w14:paraId="620454E7" w14:textId="77777777" w:rsidR="004A399F" w:rsidRPr="004A399F" w:rsidRDefault="004A399F" w:rsidP="004A399F">
            <w:pPr>
              <w:jc w:val="right"/>
              <w:rPr>
                <w:sz w:val="20"/>
                <w:szCs w:val="20"/>
              </w:rPr>
            </w:pPr>
            <w:r>
              <w:rPr>
                <w:sz w:val="20"/>
                <w:szCs w:val="20"/>
              </w:rPr>
              <w:t>0</w:t>
            </w:r>
          </w:p>
        </w:tc>
        <w:tc>
          <w:tcPr>
            <w:tcW w:w="0" w:type="auto"/>
            <w:vAlign w:val="center"/>
            <w:hideMark/>
          </w:tcPr>
          <w:p w14:paraId="5B39FA1B" w14:textId="77777777" w:rsidR="004A399F" w:rsidRPr="004A399F" w:rsidRDefault="004A399F" w:rsidP="004A399F">
            <w:pPr>
              <w:jc w:val="right"/>
              <w:rPr>
                <w:sz w:val="20"/>
                <w:szCs w:val="20"/>
              </w:rPr>
            </w:pPr>
            <w:r>
              <w:rPr>
                <w:sz w:val="20"/>
                <w:szCs w:val="20"/>
              </w:rPr>
              <w:t>0</w:t>
            </w:r>
          </w:p>
        </w:tc>
      </w:tr>
      <w:tr w:rsidR="004A399F" w:rsidRPr="004A399F" w14:paraId="66DBEB68" w14:textId="77777777" w:rsidTr="004A399F">
        <w:trPr>
          <w:trHeight w:val="215"/>
          <w:tblCellSpacing w:w="15" w:type="dxa"/>
        </w:trPr>
        <w:tc>
          <w:tcPr>
            <w:tcW w:w="0" w:type="auto"/>
            <w:vAlign w:val="center"/>
            <w:hideMark/>
          </w:tcPr>
          <w:p w14:paraId="6AEA5899" w14:textId="77777777" w:rsidR="004A399F" w:rsidRPr="004A399F" w:rsidRDefault="004A399F" w:rsidP="004A399F">
            <w:pPr>
              <w:rPr>
                <w:sz w:val="20"/>
                <w:szCs w:val="20"/>
              </w:rPr>
            </w:pPr>
            <w:r>
              <w:rPr>
                <w:sz w:val="20"/>
                <w:szCs w:val="20"/>
              </w:rPr>
              <w:t>2/17/2025</w:t>
            </w:r>
          </w:p>
        </w:tc>
        <w:tc>
          <w:tcPr>
            <w:tcW w:w="0" w:type="auto"/>
            <w:vAlign w:val="center"/>
            <w:hideMark/>
          </w:tcPr>
          <w:p w14:paraId="3B55D1EE" w14:textId="77777777" w:rsidR="004A399F" w:rsidRPr="004A399F" w:rsidRDefault="004A399F" w:rsidP="004A399F">
            <w:pPr>
              <w:jc w:val="right"/>
              <w:rPr>
                <w:sz w:val="20"/>
                <w:szCs w:val="20"/>
              </w:rPr>
            </w:pPr>
            <w:r>
              <w:rPr>
                <w:sz w:val="20"/>
                <w:szCs w:val="20"/>
              </w:rPr>
              <w:t>2</w:t>
            </w:r>
          </w:p>
        </w:tc>
        <w:tc>
          <w:tcPr>
            <w:tcW w:w="0" w:type="auto"/>
            <w:vAlign w:val="center"/>
            <w:hideMark/>
          </w:tcPr>
          <w:p w14:paraId="666363F6" w14:textId="77777777" w:rsidR="004A399F" w:rsidRPr="004A399F" w:rsidRDefault="004A399F" w:rsidP="004A399F">
            <w:pPr>
              <w:jc w:val="right"/>
              <w:rPr>
                <w:sz w:val="20"/>
                <w:szCs w:val="20"/>
              </w:rPr>
            </w:pPr>
            <w:r>
              <w:rPr>
                <w:sz w:val="20"/>
                <w:szCs w:val="20"/>
              </w:rPr>
              <w:t>2</w:t>
            </w:r>
          </w:p>
        </w:tc>
        <w:tc>
          <w:tcPr>
            <w:tcW w:w="0" w:type="auto"/>
            <w:vAlign w:val="center"/>
            <w:hideMark/>
          </w:tcPr>
          <w:p w14:paraId="0DFEBFAB" w14:textId="77777777" w:rsidR="004A399F" w:rsidRPr="004A399F" w:rsidRDefault="004A399F" w:rsidP="004A399F">
            <w:pPr>
              <w:jc w:val="right"/>
              <w:rPr>
                <w:sz w:val="20"/>
                <w:szCs w:val="20"/>
              </w:rPr>
            </w:pPr>
            <w:r>
              <w:rPr>
                <w:sz w:val="20"/>
                <w:szCs w:val="20"/>
              </w:rPr>
              <w:t>0</w:t>
            </w:r>
          </w:p>
        </w:tc>
        <w:tc>
          <w:tcPr>
            <w:tcW w:w="0" w:type="auto"/>
            <w:vAlign w:val="center"/>
            <w:hideMark/>
          </w:tcPr>
          <w:p w14:paraId="010BBACC" w14:textId="77777777" w:rsidR="004A399F" w:rsidRPr="004A399F" w:rsidRDefault="004A399F" w:rsidP="004A399F">
            <w:pPr>
              <w:jc w:val="right"/>
              <w:rPr>
                <w:sz w:val="20"/>
                <w:szCs w:val="20"/>
              </w:rPr>
            </w:pPr>
            <w:r>
              <w:rPr>
                <w:sz w:val="20"/>
                <w:szCs w:val="20"/>
              </w:rPr>
              <w:t>0</w:t>
            </w:r>
          </w:p>
        </w:tc>
        <w:tc>
          <w:tcPr>
            <w:tcW w:w="0" w:type="auto"/>
            <w:vAlign w:val="center"/>
            <w:hideMark/>
          </w:tcPr>
          <w:p w14:paraId="3A09D603" w14:textId="77777777" w:rsidR="004A399F" w:rsidRPr="004A399F" w:rsidRDefault="004A399F" w:rsidP="004A399F">
            <w:pPr>
              <w:jc w:val="right"/>
              <w:rPr>
                <w:sz w:val="20"/>
                <w:szCs w:val="20"/>
              </w:rPr>
            </w:pPr>
            <w:r>
              <w:rPr>
                <w:sz w:val="20"/>
                <w:szCs w:val="20"/>
              </w:rPr>
              <w:t>0</w:t>
            </w:r>
          </w:p>
        </w:tc>
        <w:tc>
          <w:tcPr>
            <w:tcW w:w="0" w:type="auto"/>
            <w:vAlign w:val="center"/>
            <w:hideMark/>
          </w:tcPr>
          <w:p w14:paraId="266409E2" w14:textId="77777777" w:rsidR="004A399F" w:rsidRPr="004A399F" w:rsidRDefault="004A399F" w:rsidP="004A399F">
            <w:pPr>
              <w:jc w:val="right"/>
              <w:rPr>
                <w:sz w:val="20"/>
                <w:szCs w:val="20"/>
              </w:rPr>
            </w:pPr>
            <w:r>
              <w:rPr>
                <w:sz w:val="20"/>
                <w:szCs w:val="20"/>
              </w:rPr>
              <w:t>0</w:t>
            </w:r>
          </w:p>
        </w:tc>
      </w:tr>
      <w:tr w:rsidR="004A399F" w:rsidRPr="004A399F" w14:paraId="18FB7381" w14:textId="77777777" w:rsidTr="004A399F">
        <w:trPr>
          <w:trHeight w:val="215"/>
          <w:tblCellSpacing w:w="15" w:type="dxa"/>
        </w:trPr>
        <w:tc>
          <w:tcPr>
            <w:tcW w:w="0" w:type="auto"/>
            <w:vAlign w:val="center"/>
            <w:hideMark/>
          </w:tcPr>
          <w:p w14:paraId="1DE2D97D" w14:textId="77777777" w:rsidR="004A399F" w:rsidRPr="004A399F" w:rsidRDefault="004A399F" w:rsidP="004A399F">
            <w:pPr>
              <w:rPr>
                <w:sz w:val="20"/>
                <w:szCs w:val="20"/>
              </w:rPr>
            </w:pPr>
            <w:r>
              <w:rPr>
                <w:sz w:val="20"/>
                <w:szCs w:val="20"/>
              </w:rPr>
              <w:t>2/24/2025</w:t>
            </w:r>
          </w:p>
        </w:tc>
        <w:tc>
          <w:tcPr>
            <w:tcW w:w="0" w:type="auto"/>
            <w:vAlign w:val="center"/>
            <w:hideMark/>
          </w:tcPr>
          <w:p w14:paraId="22BE48AF" w14:textId="77777777" w:rsidR="004A399F" w:rsidRPr="004A399F" w:rsidRDefault="004A399F" w:rsidP="004A399F">
            <w:pPr>
              <w:jc w:val="right"/>
              <w:rPr>
                <w:sz w:val="20"/>
                <w:szCs w:val="20"/>
              </w:rPr>
            </w:pPr>
            <w:r>
              <w:rPr>
                <w:sz w:val="20"/>
                <w:szCs w:val="20"/>
              </w:rPr>
              <w:t>3</w:t>
            </w:r>
          </w:p>
        </w:tc>
        <w:tc>
          <w:tcPr>
            <w:tcW w:w="0" w:type="auto"/>
            <w:vAlign w:val="center"/>
            <w:hideMark/>
          </w:tcPr>
          <w:p w14:paraId="78F724DB" w14:textId="77777777" w:rsidR="004A399F" w:rsidRPr="004A399F" w:rsidRDefault="004A399F" w:rsidP="004A399F">
            <w:pPr>
              <w:jc w:val="right"/>
              <w:rPr>
                <w:sz w:val="20"/>
                <w:szCs w:val="20"/>
              </w:rPr>
            </w:pPr>
            <w:r>
              <w:rPr>
                <w:sz w:val="20"/>
                <w:szCs w:val="20"/>
              </w:rPr>
              <w:t>2</w:t>
            </w:r>
          </w:p>
        </w:tc>
        <w:tc>
          <w:tcPr>
            <w:tcW w:w="0" w:type="auto"/>
            <w:vAlign w:val="center"/>
            <w:hideMark/>
          </w:tcPr>
          <w:p w14:paraId="3C4DEA1B" w14:textId="77777777" w:rsidR="004A399F" w:rsidRPr="004A399F" w:rsidRDefault="004A399F" w:rsidP="004A399F">
            <w:pPr>
              <w:jc w:val="right"/>
              <w:rPr>
                <w:sz w:val="20"/>
                <w:szCs w:val="20"/>
              </w:rPr>
            </w:pPr>
            <w:r>
              <w:rPr>
                <w:sz w:val="20"/>
                <w:szCs w:val="20"/>
              </w:rPr>
              <w:t>0</w:t>
            </w:r>
          </w:p>
        </w:tc>
        <w:tc>
          <w:tcPr>
            <w:tcW w:w="0" w:type="auto"/>
            <w:vAlign w:val="center"/>
            <w:hideMark/>
          </w:tcPr>
          <w:p w14:paraId="141AF417" w14:textId="77777777" w:rsidR="004A399F" w:rsidRPr="004A399F" w:rsidRDefault="004A399F" w:rsidP="004A399F">
            <w:pPr>
              <w:jc w:val="right"/>
              <w:rPr>
                <w:sz w:val="20"/>
                <w:szCs w:val="20"/>
              </w:rPr>
            </w:pPr>
            <w:r>
              <w:rPr>
                <w:sz w:val="20"/>
                <w:szCs w:val="20"/>
              </w:rPr>
              <w:t>1</w:t>
            </w:r>
          </w:p>
        </w:tc>
        <w:tc>
          <w:tcPr>
            <w:tcW w:w="0" w:type="auto"/>
            <w:vAlign w:val="center"/>
            <w:hideMark/>
          </w:tcPr>
          <w:p w14:paraId="6912C782" w14:textId="77777777" w:rsidR="004A399F" w:rsidRPr="004A399F" w:rsidRDefault="004A399F" w:rsidP="004A399F">
            <w:pPr>
              <w:jc w:val="right"/>
              <w:rPr>
                <w:sz w:val="20"/>
                <w:szCs w:val="20"/>
              </w:rPr>
            </w:pPr>
            <w:r>
              <w:rPr>
                <w:sz w:val="20"/>
                <w:szCs w:val="20"/>
              </w:rPr>
              <w:t>0</w:t>
            </w:r>
          </w:p>
        </w:tc>
        <w:tc>
          <w:tcPr>
            <w:tcW w:w="0" w:type="auto"/>
            <w:vAlign w:val="center"/>
            <w:hideMark/>
          </w:tcPr>
          <w:p w14:paraId="107CA610" w14:textId="77777777" w:rsidR="004A399F" w:rsidRPr="004A399F" w:rsidRDefault="004A399F" w:rsidP="004A399F">
            <w:pPr>
              <w:jc w:val="right"/>
              <w:rPr>
                <w:sz w:val="20"/>
                <w:szCs w:val="20"/>
              </w:rPr>
            </w:pPr>
            <w:r>
              <w:rPr>
                <w:sz w:val="20"/>
                <w:szCs w:val="20"/>
              </w:rPr>
              <w:t>0</w:t>
            </w:r>
          </w:p>
        </w:tc>
      </w:tr>
      <w:tr w:rsidR="004A399F" w:rsidRPr="004A399F" w14:paraId="1E9A82AC" w14:textId="77777777" w:rsidTr="004A399F">
        <w:trPr>
          <w:trHeight w:val="172"/>
          <w:tblCellSpacing w:w="15" w:type="dxa"/>
        </w:trPr>
        <w:tc>
          <w:tcPr>
            <w:tcW w:w="0" w:type="auto"/>
            <w:vAlign w:val="center"/>
            <w:hideMark/>
          </w:tcPr>
          <w:p w14:paraId="018ADE7B" w14:textId="77777777" w:rsidR="004A399F" w:rsidRPr="004A399F" w:rsidRDefault="004A399F" w:rsidP="004A399F">
            <w:pPr>
              <w:rPr>
                <w:sz w:val="20"/>
                <w:szCs w:val="20"/>
              </w:rPr>
            </w:pPr>
            <w:r>
              <w:rPr>
                <w:sz w:val="20"/>
                <w:szCs w:val="20"/>
              </w:rPr>
              <w:t>2/27/2025</w:t>
            </w:r>
          </w:p>
        </w:tc>
        <w:tc>
          <w:tcPr>
            <w:tcW w:w="0" w:type="auto"/>
            <w:vAlign w:val="center"/>
            <w:hideMark/>
          </w:tcPr>
          <w:p w14:paraId="4785B427" w14:textId="77777777" w:rsidR="004A399F" w:rsidRPr="004A399F" w:rsidRDefault="004A399F" w:rsidP="004A399F">
            <w:pPr>
              <w:jc w:val="right"/>
              <w:rPr>
                <w:sz w:val="20"/>
                <w:szCs w:val="20"/>
              </w:rPr>
            </w:pPr>
            <w:r>
              <w:rPr>
                <w:sz w:val="20"/>
                <w:szCs w:val="20"/>
              </w:rPr>
              <w:t>3</w:t>
            </w:r>
          </w:p>
        </w:tc>
        <w:tc>
          <w:tcPr>
            <w:tcW w:w="0" w:type="auto"/>
            <w:vAlign w:val="center"/>
            <w:hideMark/>
          </w:tcPr>
          <w:p w14:paraId="6F5D2118" w14:textId="77777777" w:rsidR="004A399F" w:rsidRPr="004A399F" w:rsidRDefault="004A399F" w:rsidP="004A399F">
            <w:pPr>
              <w:jc w:val="right"/>
              <w:rPr>
                <w:sz w:val="20"/>
                <w:szCs w:val="20"/>
              </w:rPr>
            </w:pPr>
            <w:r>
              <w:rPr>
                <w:sz w:val="20"/>
                <w:szCs w:val="20"/>
              </w:rPr>
              <w:t>3</w:t>
            </w:r>
          </w:p>
        </w:tc>
        <w:tc>
          <w:tcPr>
            <w:tcW w:w="0" w:type="auto"/>
            <w:vAlign w:val="center"/>
            <w:hideMark/>
          </w:tcPr>
          <w:p w14:paraId="62CB94B8" w14:textId="77777777" w:rsidR="004A399F" w:rsidRPr="004A399F" w:rsidRDefault="004A399F" w:rsidP="004A399F">
            <w:pPr>
              <w:jc w:val="right"/>
              <w:rPr>
                <w:sz w:val="20"/>
                <w:szCs w:val="20"/>
              </w:rPr>
            </w:pPr>
            <w:r>
              <w:rPr>
                <w:sz w:val="20"/>
                <w:szCs w:val="20"/>
              </w:rPr>
              <w:t>0</w:t>
            </w:r>
          </w:p>
        </w:tc>
        <w:tc>
          <w:tcPr>
            <w:tcW w:w="0" w:type="auto"/>
            <w:vAlign w:val="center"/>
            <w:hideMark/>
          </w:tcPr>
          <w:p w14:paraId="3715528D" w14:textId="77777777" w:rsidR="004A399F" w:rsidRPr="004A399F" w:rsidRDefault="004A399F" w:rsidP="004A399F">
            <w:pPr>
              <w:jc w:val="right"/>
              <w:rPr>
                <w:sz w:val="20"/>
                <w:szCs w:val="20"/>
              </w:rPr>
            </w:pPr>
            <w:r>
              <w:rPr>
                <w:sz w:val="20"/>
                <w:szCs w:val="20"/>
              </w:rPr>
              <w:t>0</w:t>
            </w:r>
          </w:p>
        </w:tc>
        <w:tc>
          <w:tcPr>
            <w:tcW w:w="0" w:type="auto"/>
            <w:vAlign w:val="center"/>
            <w:hideMark/>
          </w:tcPr>
          <w:p w14:paraId="480CC0CA" w14:textId="77777777" w:rsidR="004A399F" w:rsidRPr="004A399F" w:rsidRDefault="004A399F" w:rsidP="004A399F">
            <w:pPr>
              <w:jc w:val="right"/>
              <w:rPr>
                <w:sz w:val="20"/>
                <w:szCs w:val="20"/>
              </w:rPr>
            </w:pPr>
            <w:r>
              <w:rPr>
                <w:sz w:val="20"/>
                <w:szCs w:val="20"/>
              </w:rPr>
              <w:t>0</w:t>
            </w:r>
          </w:p>
        </w:tc>
        <w:tc>
          <w:tcPr>
            <w:tcW w:w="0" w:type="auto"/>
            <w:vAlign w:val="center"/>
            <w:hideMark/>
          </w:tcPr>
          <w:p w14:paraId="2C4CEFDC" w14:textId="77777777" w:rsidR="004A399F" w:rsidRPr="004A399F" w:rsidRDefault="004A399F" w:rsidP="004A399F">
            <w:pPr>
              <w:jc w:val="right"/>
              <w:rPr>
                <w:sz w:val="20"/>
                <w:szCs w:val="20"/>
              </w:rPr>
            </w:pPr>
            <w:r>
              <w:rPr>
                <w:sz w:val="20"/>
                <w:szCs w:val="20"/>
              </w:rPr>
              <w:t>0</w:t>
            </w:r>
          </w:p>
        </w:tc>
      </w:tr>
      <w:tr w:rsidR="004A399F" w:rsidRPr="004A399F" w14:paraId="3FFF7D0D" w14:textId="77777777" w:rsidTr="004A399F">
        <w:trPr>
          <w:trHeight w:val="215"/>
          <w:tblCellSpacing w:w="15" w:type="dxa"/>
        </w:trPr>
        <w:tc>
          <w:tcPr>
            <w:tcW w:w="0" w:type="auto"/>
            <w:vAlign w:val="center"/>
            <w:hideMark/>
          </w:tcPr>
          <w:p w14:paraId="2893B95B" w14:textId="77777777" w:rsidR="004A399F" w:rsidRPr="004A399F" w:rsidRDefault="004A399F" w:rsidP="004A399F">
            <w:pPr>
              <w:rPr>
                <w:sz w:val="20"/>
                <w:szCs w:val="20"/>
              </w:rPr>
            </w:pPr>
            <w:r>
              <w:rPr>
                <w:sz w:val="20"/>
                <w:szCs w:val="20"/>
              </w:rPr>
              <w:t>3/3/2025</w:t>
            </w:r>
          </w:p>
        </w:tc>
        <w:tc>
          <w:tcPr>
            <w:tcW w:w="0" w:type="auto"/>
            <w:vAlign w:val="center"/>
            <w:hideMark/>
          </w:tcPr>
          <w:p w14:paraId="463AACBA" w14:textId="77777777" w:rsidR="004A399F" w:rsidRPr="004A399F" w:rsidRDefault="004A399F" w:rsidP="004A399F">
            <w:pPr>
              <w:jc w:val="right"/>
              <w:rPr>
                <w:sz w:val="20"/>
                <w:szCs w:val="20"/>
              </w:rPr>
            </w:pPr>
            <w:r>
              <w:rPr>
                <w:sz w:val="20"/>
                <w:szCs w:val="20"/>
              </w:rPr>
              <w:t>5</w:t>
            </w:r>
          </w:p>
        </w:tc>
        <w:tc>
          <w:tcPr>
            <w:tcW w:w="0" w:type="auto"/>
            <w:vAlign w:val="center"/>
            <w:hideMark/>
          </w:tcPr>
          <w:p w14:paraId="54013F26" w14:textId="77777777" w:rsidR="004A399F" w:rsidRPr="004A399F" w:rsidRDefault="004A399F" w:rsidP="004A399F">
            <w:pPr>
              <w:jc w:val="right"/>
              <w:rPr>
                <w:sz w:val="20"/>
                <w:szCs w:val="20"/>
              </w:rPr>
            </w:pPr>
            <w:r>
              <w:rPr>
                <w:sz w:val="20"/>
                <w:szCs w:val="20"/>
              </w:rPr>
              <w:t>3</w:t>
            </w:r>
          </w:p>
        </w:tc>
        <w:tc>
          <w:tcPr>
            <w:tcW w:w="0" w:type="auto"/>
            <w:vAlign w:val="center"/>
            <w:hideMark/>
          </w:tcPr>
          <w:p w14:paraId="4EE07E01" w14:textId="77777777" w:rsidR="004A399F" w:rsidRPr="004A399F" w:rsidRDefault="004A399F" w:rsidP="004A399F">
            <w:pPr>
              <w:jc w:val="right"/>
              <w:rPr>
                <w:sz w:val="20"/>
                <w:szCs w:val="20"/>
              </w:rPr>
            </w:pPr>
            <w:r>
              <w:rPr>
                <w:sz w:val="20"/>
                <w:szCs w:val="20"/>
              </w:rPr>
              <w:t>2</w:t>
            </w:r>
          </w:p>
        </w:tc>
        <w:tc>
          <w:tcPr>
            <w:tcW w:w="0" w:type="auto"/>
            <w:vAlign w:val="center"/>
            <w:hideMark/>
          </w:tcPr>
          <w:p w14:paraId="154EC71B" w14:textId="77777777" w:rsidR="004A399F" w:rsidRPr="004A399F" w:rsidRDefault="004A399F" w:rsidP="004A399F">
            <w:pPr>
              <w:jc w:val="right"/>
              <w:rPr>
                <w:sz w:val="20"/>
                <w:szCs w:val="20"/>
              </w:rPr>
            </w:pPr>
            <w:r>
              <w:rPr>
                <w:sz w:val="20"/>
                <w:szCs w:val="20"/>
              </w:rPr>
              <w:t>0</w:t>
            </w:r>
          </w:p>
        </w:tc>
        <w:tc>
          <w:tcPr>
            <w:tcW w:w="0" w:type="auto"/>
            <w:vAlign w:val="center"/>
            <w:hideMark/>
          </w:tcPr>
          <w:p w14:paraId="0A390904" w14:textId="77777777" w:rsidR="004A399F" w:rsidRPr="004A399F" w:rsidRDefault="004A399F" w:rsidP="004A399F">
            <w:pPr>
              <w:jc w:val="right"/>
              <w:rPr>
                <w:sz w:val="20"/>
                <w:szCs w:val="20"/>
              </w:rPr>
            </w:pPr>
            <w:r>
              <w:rPr>
                <w:sz w:val="20"/>
                <w:szCs w:val="20"/>
              </w:rPr>
              <w:t>0</w:t>
            </w:r>
          </w:p>
        </w:tc>
        <w:tc>
          <w:tcPr>
            <w:tcW w:w="0" w:type="auto"/>
            <w:vAlign w:val="center"/>
            <w:hideMark/>
          </w:tcPr>
          <w:p w14:paraId="491B8664" w14:textId="77777777" w:rsidR="004A399F" w:rsidRPr="004A399F" w:rsidRDefault="004A399F" w:rsidP="004A399F">
            <w:pPr>
              <w:jc w:val="right"/>
              <w:rPr>
                <w:sz w:val="20"/>
                <w:szCs w:val="20"/>
              </w:rPr>
            </w:pPr>
            <w:r>
              <w:rPr>
                <w:sz w:val="20"/>
                <w:szCs w:val="20"/>
              </w:rPr>
              <w:t>0</w:t>
            </w:r>
          </w:p>
        </w:tc>
      </w:tr>
      <w:tr w:rsidR="004A399F" w:rsidRPr="004A399F" w14:paraId="62BAE4AC" w14:textId="77777777" w:rsidTr="004A399F">
        <w:trPr>
          <w:trHeight w:val="215"/>
          <w:tblCellSpacing w:w="15" w:type="dxa"/>
        </w:trPr>
        <w:tc>
          <w:tcPr>
            <w:tcW w:w="0" w:type="auto"/>
            <w:vAlign w:val="center"/>
            <w:hideMark/>
          </w:tcPr>
          <w:p w14:paraId="476D2394" w14:textId="77777777" w:rsidR="004A399F" w:rsidRPr="004A399F" w:rsidRDefault="004A399F" w:rsidP="004A399F">
            <w:pPr>
              <w:rPr>
                <w:sz w:val="20"/>
                <w:szCs w:val="20"/>
              </w:rPr>
            </w:pPr>
            <w:r>
              <w:rPr>
                <w:sz w:val="20"/>
                <w:szCs w:val="20"/>
              </w:rPr>
              <w:t>3/6/2025</w:t>
            </w:r>
          </w:p>
        </w:tc>
        <w:tc>
          <w:tcPr>
            <w:tcW w:w="0" w:type="auto"/>
            <w:vAlign w:val="center"/>
            <w:hideMark/>
          </w:tcPr>
          <w:p w14:paraId="40FAC606" w14:textId="77777777" w:rsidR="004A399F" w:rsidRPr="004A399F" w:rsidRDefault="004A399F" w:rsidP="004A399F">
            <w:pPr>
              <w:jc w:val="right"/>
              <w:rPr>
                <w:sz w:val="20"/>
                <w:szCs w:val="20"/>
              </w:rPr>
            </w:pPr>
            <w:r>
              <w:rPr>
                <w:sz w:val="20"/>
                <w:szCs w:val="20"/>
              </w:rPr>
              <w:t>6</w:t>
            </w:r>
          </w:p>
        </w:tc>
        <w:tc>
          <w:tcPr>
            <w:tcW w:w="0" w:type="auto"/>
            <w:vAlign w:val="center"/>
            <w:hideMark/>
          </w:tcPr>
          <w:p w14:paraId="6F8BA52D" w14:textId="77777777" w:rsidR="004A399F" w:rsidRPr="004A399F" w:rsidRDefault="004A399F" w:rsidP="004A399F">
            <w:pPr>
              <w:jc w:val="right"/>
              <w:rPr>
                <w:sz w:val="20"/>
                <w:szCs w:val="20"/>
              </w:rPr>
            </w:pPr>
            <w:r>
              <w:rPr>
                <w:sz w:val="20"/>
                <w:szCs w:val="20"/>
              </w:rPr>
              <w:t>4</w:t>
            </w:r>
          </w:p>
        </w:tc>
        <w:tc>
          <w:tcPr>
            <w:tcW w:w="0" w:type="auto"/>
            <w:vAlign w:val="center"/>
            <w:hideMark/>
          </w:tcPr>
          <w:p w14:paraId="5B4C96BF" w14:textId="77777777" w:rsidR="004A399F" w:rsidRPr="004A399F" w:rsidRDefault="004A399F" w:rsidP="004A399F">
            <w:pPr>
              <w:jc w:val="right"/>
              <w:rPr>
                <w:sz w:val="20"/>
                <w:szCs w:val="20"/>
              </w:rPr>
            </w:pPr>
            <w:r>
              <w:rPr>
                <w:sz w:val="20"/>
                <w:szCs w:val="20"/>
              </w:rPr>
              <w:t>2</w:t>
            </w:r>
          </w:p>
        </w:tc>
        <w:tc>
          <w:tcPr>
            <w:tcW w:w="0" w:type="auto"/>
            <w:vAlign w:val="center"/>
            <w:hideMark/>
          </w:tcPr>
          <w:p w14:paraId="244010B4" w14:textId="77777777" w:rsidR="004A399F" w:rsidRPr="004A399F" w:rsidRDefault="004A399F" w:rsidP="004A399F">
            <w:pPr>
              <w:jc w:val="right"/>
              <w:rPr>
                <w:sz w:val="20"/>
                <w:szCs w:val="20"/>
              </w:rPr>
            </w:pPr>
            <w:r>
              <w:rPr>
                <w:sz w:val="20"/>
                <w:szCs w:val="20"/>
              </w:rPr>
              <w:t>0</w:t>
            </w:r>
          </w:p>
        </w:tc>
        <w:tc>
          <w:tcPr>
            <w:tcW w:w="0" w:type="auto"/>
            <w:vAlign w:val="center"/>
            <w:hideMark/>
          </w:tcPr>
          <w:p w14:paraId="48CD91C5" w14:textId="77777777" w:rsidR="004A399F" w:rsidRPr="004A399F" w:rsidRDefault="004A399F" w:rsidP="004A399F">
            <w:pPr>
              <w:jc w:val="right"/>
              <w:rPr>
                <w:sz w:val="20"/>
                <w:szCs w:val="20"/>
              </w:rPr>
            </w:pPr>
            <w:r>
              <w:rPr>
                <w:sz w:val="20"/>
                <w:szCs w:val="20"/>
              </w:rPr>
              <w:t>0</w:t>
            </w:r>
          </w:p>
        </w:tc>
        <w:tc>
          <w:tcPr>
            <w:tcW w:w="0" w:type="auto"/>
            <w:vAlign w:val="center"/>
            <w:hideMark/>
          </w:tcPr>
          <w:p w14:paraId="115E1E3E" w14:textId="77777777" w:rsidR="004A399F" w:rsidRPr="004A399F" w:rsidRDefault="004A399F" w:rsidP="004A399F">
            <w:pPr>
              <w:jc w:val="right"/>
              <w:rPr>
                <w:sz w:val="20"/>
                <w:szCs w:val="20"/>
              </w:rPr>
            </w:pPr>
            <w:r>
              <w:rPr>
                <w:sz w:val="20"/>
                <w:szCs w:val="20"/>
              </w:rPr>
              <w:t>0</w:t>
            </w:r>
          </w:p>
        </w:tc>
      </w:tr>
      <w:tr w:rsidR="004A399F" w:rsidRPr="004A399F" w14:paraId="55383CAE" w14:textId="77777777" w:rsidTr="004A399F">
        <w:trPr>
          <w:trHeight w:val="215"/>
          <w:tblCellSpacing w:w="15" w:type="dxa"/>
        </w:trPr>
        <w:tc>
          <w:tcPr>
            <w:tcW w:w="0" w:type="auto"/>
            <w:vAlign w:val="center"/>
            <w:hideMark/>
          </w:tcPr>
          <w:p w14:paraId="36E38482" w14:textId="77777777" w:rsidR="004A399F" w:rsidRPr="004A399F" w:rsidRDefault="004A399F" w:rsidP="004A399F">
            <w:pPr>
              <w:rPr>
                <w:sz w:val="20"/>
                <w:szCs w:val="20"/>
              </w:rPr>
            </w:pPr>
            <w:r>
              <w:rPr>
                <w:sz w:val="20"/>
                <w:szCs w:val="20"/>
              </w:rPr>
              <w:t>3/10/2025</w:t>
            </w:r>
          </w:p>
        </w:tc>
        <w:tc>
          <w:tcPr>
            <w:tcW w:w="0" w:type="auto"/>
            <w:vAlign w:val="center"/>
            <w:hideMark/>
          </w:tcPr>
          <w:p w14:paraId="515F49E4" w14:textId="77777777" w:rsidR="004A399F" w:rsidRPr="004A399F" w:rsidRDefault="004A399F" w:rsidP="004A399F">
            <w:pPr>
              <w:jc w:val="right"/>
              <w:rPr>
                <w:sz w:val="20"/>
                <w:szCs w:val="20"/>
              </w:rPr>
            </w:pPr>
            <w:r>
              <w:rPr>
                <w:sz w:val="20"/>
                <w:szCs w:val="20"/>
              </w:rPr>
              <w:t>5</w:t>
            </w:r>
          </w:p>
        </w:tc>
        <w:tc>
          <w:tcPr>
            <w:tcW w:w="0" w:type="auto"/>
            <w:vAlign w:val="center"/>
            <w:hideMark/>
          </w:tcPr>
          <w:p w14:paraId="4FA2816D" w14:textId="77777777" w:rsidR="004A399F" w:rsidRPr="004A399F" w:rsidRDefault="004A399F" w:rsidP="004A399F">
            <w:pPr>
              <w:jc w:val="right"/>
              <w:rPr>
                <w:sz w:val="20"/>
                <w:szCs w:val="20"/>
              </w:rPr>
            </w:pPr>
            <w:r>
              <w:rPr>
                <w:sz w:val="20"/>
                <w:szCs w:val="20"/>
              </w:rPr>
              <w:t>4</w:t>
            </w:r>
          </w:p>
        </w:tc>
        <w:tc>
          <w:tcPr>
            <w:tcW w:w="0" w:type="auto"/>
            <w:vAlign w:val="center"/>
            <w:hideMark/>
          </w:tcPr>
          <w:p w14:paraId="284C0505" w14:textId="77777777" w:rsidR="004A399F" w:rsidRPr="004A399F" w:rsidRDefault="004A399F" w:rsidP="004A399F">
            <w:pPr>
              <w:jc w:val="right"/>
              <w:rPr>
                <w:sz w:val="20"/>
                <w:szCs w:val="20"/>
              </w:rPr>
            </w:pPr>
            <w:r>
              <w:rPr>
                <w:sz w:val="20"/>
                <w:szCs w:val="20"/>
              </w:rPr>
              <w:t>1</w:t>
            </w:r>
          </w:p>
        </w:tc>
        <w:tc>
          <w:tcPr>
            <w:tcW w:w="0" w:type="auto"/>
            <w:vAlign w:val="center"/>
            <w:hideMark/>
          </w:tcPr>
          <w:p w14:paraId="0769632B" w14:textId="77777777" w:rsidR="004A399F" w:rsidRPr="004A399F" w:rsidRDefault="004A399F" w:rsidP="004A399F">
            <w:pPr>
              <w:jc w:val="right"/>
              <w:rPr>
                <w:sz w:val="20"/>
                <w:szCs w:val="20"/>
              </w:rPr>
            </w:pPr>
            <w:r>
              <w:rPr>
                <w:sz w:val="20"/>
                <w:szCs w:val="20"/>
              </w:rPr>
              <w:t>0</w:t>
            </w:r>
          </w:p>
        </w:tc>
        <w:tc>
          <w:tcPr>
            <w:tcW w:w="0" w:type="auto"/>
            <w:vAlign w:val="center"/>
            <w:hideMark/>
          </w:tcPr>
          <w:p w14:paraId="710E0DA2" w14:textId="77777777" w:rsidR="004A399F" w:rsidRPr="004A399F" w:rsidRDefault="004A399F" w:rsidP="004A399F">
            <w:pPr>
              <w:jc w:val="right"/>
              <w:rPr>
                <w:sz w:val="20"/>
                <w:szCs w:val="20"/>
              </w:rPr>
            </w:pPr>
            <w:r>
              <w:rPr>
                <w:sz w:val="20"/>
                <w:szCs w:val="20"/>
              </w:rPr>
              <w:t>0</w:t>
            </w:r>
          </w:p>
        </w:tc>
        <w:tc>
          <w:tcPr>
            <w:tcW w:w="0" w:type="auto"/>
            <w:vAlign w:val="center"/>
            <w:hideMark/>
          </w:tcPr>
          <w:p w14:paraId="432DF5B7" w14:textId="77777777" w:rsidR="004A399F" w:rsidRPr="004A399F" w:rsidRDefault="004A399F" w:rsidP="004A399F">
            <w:pPr>
              <w:jc w:val="right"/>
              <w:rPr>
                <w:sz w:val="20"/>
                <w:szCs w:val="20"/>
              </w:rPr>
            </w:pPr>
            <w:r>
              <w:rPr>
                <w:sz w:val="20"/>
                <w:szCs w:val="20"/>
              </w:rPr>
              <w:t>0</w:t>
            </w:r>
          </w:p>
        </w:tc>
      </w:tr>
      <w:tr w:rsidR="004A399F" w:rsidRPr="004A399F" w14:paraId="389757B4" w14:textId="77777777" w:rsidTr="004A399F">
        <w:trPr>
          <w:trHeight w:val="172"/>
          <w:tblCellSpacing w:w="15" w:type="dxa"/>
        </w:trPr>
        <w:tc>
          <w:tcPr>
            <w:tcW w:w="0" w:type="auto"/>
            <w:vAlign w:val="center"/>
            <w:hideMark/>
          </w:tcPr>
          <w:p w14:paraId="697CB8D3" w14:textId="77777777" w:rsidR="004A399F" w:rsidRPr="004A399F" w:rsidRDefault="004A399F" w:rsidP="004A399F">
            <w:pPr>
              <w:rPr>
                <w:sz w:val="20"/>
                <w:szCs w:val="20"/>
              </w:rPr>
            </w:pPr>
            <w:r>
              <w:rPr>
                <w:sz w:val="20"/>
                <w:szCs w:val="20"/>
              </w:rPr>
              <w:t>3/17/2025</w:t>
            </w:r>
          </w:p>
        </w:tc>
        <w:tc>
          <w:tcPr>
            <w:tcW w:w="0" w:type="auto"/>
            <w:vAlign w:val="center"/>
            <w:hideMark/>
          </w:tcPr>
          <w:p w14:paraId="70CB59C8" w14:textId="77777777" w:rsidR="004A399F" w:rsidRPr="004A399F" w:rsidRDefault="004A399F" w:rsidP="004A399F">
            <w:pPr>
              <w:jc w:val="right"/>
              <w:rPr>
                <w:sz w:val="20"/>
                <w:szCs w:val="20"/>
              </w:rPr>
            </w:pPr>
            <w:r>
              <w:rPr>
                <w:sz w:val="20"/>
                <w:szCs w:val="20"/>
              </w:rPr>
              <w:t>5</w:t>
            </w:r>
          </w:p>
        </w:tc>
        <w:tc>
          <w:tcPr>
            <w:tcW w:w="0" w:type="auto"/>
            <w:vAlign w:val="center"/>
            <w:hideMark/>
          </w:tcPr>
          <w:p w14:paraId="44403369" w14:textId="77777777" w:rsidR="004A399F" w:rsidRPr="004A399F" w:rsidRDefault="004A399F" w:rsidP="004A399F">
            <w:pPr>
              <w:jc w:val="right"/>
              <w:rPr>
                <w:sz w:val="20"/>
                <w:szCs w:val="20"/>
              </w:rPr>
            </w:pPr>
            <w:r>
              <w:rPr>
                <w:sz w:val="20"/>
                <w:szCs w:val="20"/>
              </w:rPr>
              <w:t>4</w:t>
            </w:r>
          </w:p>
        </w:tc>
        <w:tc>
          <w:tcPr>
            <w:tcW w:w="0" w:type="auto"/>
            <w:vAlign w:val="center"/>
            <w:hideMark/>
          </w:tcPr>
          <w:p w14:paraId="6E01103E" w14:textId="77777777" w:rsidR="004A399F" w:rsidRPr="004A399F" w:rsidRDefault="004A399F" w:rsidP="004A399F">
            <w:pPr>
              <w:jc w:val="right"/>
              <w:rPr>
                <w:sz w:val="20"/>
                <w:szCs w:val="20"/>
              </w:rPr>
            </w:pPr>
            <w:r>
              <w:rPr>
                <w:sz w:val="20"/>
                <w:szCs w:val="20"/>
              </w:rPr>
              <w:t>1</w:t>
            </w:r>
          </w:p>
        </w:tc>
        <w:tc>
          <w:tcPr>
            <w:tcW w:w="0" w:type="auto"/>
            <w:vAlign w:val="center"/>
            <w:hideMark/>
          </w:tcPr>
          <w:p w14:paraId="39D91734" w14:textId="77777777" w:rsidR="004A399F" w:rsidRPr="004A399F" w:rsidRDefault="004A399F" w:rsidP="004A399F">
            <w:pPr>
              <w:jc w:val="right"/>
              <w:rPr>
                <w:sz w:val="20"/>
                <w:szCs w:val="20"/>
              </w:rPr>
            </w:pPr>
            <w:r>
              <w:rPr>
                <w:sz w:val="20"/>
                <w:szCs w:val="20"/>
              </w:rPr>
              <w:t>0</w:t>
            </w:r>
          </w:p>
        </w:tc>
        <w:tc>
          <w:tcPr>
            <w:tcW w:w="0" w:type="auto"/>
            <w:vAlign w:val="center"/>
            <w:hideMark/>
          </w:tcPr>
          <w:p w14:paraId="585C0952" w14:textId="77777777" w:rsidR="004A399F" w:rsidRPr="004A399F" w:rsidRDefault="004A399F" w:rsidP="004A399F">
            <w:pPr>
              <w:jc w:val="right"/>
              <w:rPr>
                <w:sz w:val="20"/>
                <w:szCs w:val="20"/>
              </w:rPr>
            </w:pPr>
            <w:r>
              <w:rPr>
                <w:sz w:val="20"/>
                <w:szCs w:val="20"/>
              </w:rPr>
              <w:t>0</w:t>
            </w:r>
          </w:p>
        </w:tc>
        <w:tc>
          <w:tcPr>
            <w:tcW w:w="0" w:type="auto"/>
            <w:vAlign w:val="center"/>
            <w:hideMark/>
          </w:tcPr>
          <w:p w14:paraId="5DDE6A0D" w14:textId="77777777" w:rsidR="004A399F" w:rsidRPr="004A399F" w:rsidRDefault="004A399F" w:rsidP="004A399F">
            <w:pPr>
              <w:jc w:val="right"/>
              <w:rPr>
                <w:sz w:val="20"/>
                <w:szCs w:val="20"/>
              </w:rPr>
            </w:pPr>
            <w:r>
              <w:rPr>
                <w:sz w:val="20"/>
                <w:szCs w:val="20"/>
              </w:rPr>
              <w:t>0</w:t>
            </w:r>
          </w:p>
        </w:tc>
      </w:tr>
      <w:tr w:rsidR="004A399F" w:rsidRPr="004A399F" w14:paraId="0BD23053" w14:textId="77777777" w:rsidTr="004A399F">
        <w:trPr>
          <w:trHeight w:val="215"/>
          <w:tblCellSpacing w:w="15" w:type="dxa"/>
        </w:trPr>
        <w:tc>
          <w:tcPr>
            <w:tcW w:w="0" w:type="auto"/>
            <w:vAlign w:val="center"/>
            <w:hideMark/>
          </w:tcPr>
          <w:p w14:paraId="210C6C35" w14:textId="77777777" w:rsidR="004A399F" w:rsidRPr="004A399F" w:rsidRDefault="004A399F" w:rsidP="004A399F">
            <w:pPr>
              <w:rPr>
                <w:sz w:val="20"/>
                <w:szCs w:val="20"/>
              </w:rPr>
            </w:pPr>
            <w:r>
              <w:rPr>
                <w:sz w:val="20"/>
                <w:szCs w:val="20"/>
              </w:rPr>
              <w:t>3/20/2025</w:t>
            </w:r>
          </w:p>
        </w:tc>
        <w:tc>
          <w:tcPr>
            <w:tcW w:w="0" w:type="auto"/>
            <w:vAlign w:val="center"/>
            <w:hideMark/>
          </w:tcPr>
          <w:p w14:paraId="74A00298" w14:textId="77777777" w:rsidR="004A399F" w:rsidRPr="004A399F" w:rsidRDefault="004A399F" w:rsidP="004A399F">
            <w:pPr>
              <w:jc w:val="right"/>
              <w:rPr>
                <w:sz w:val="20"/>
                <w:szCs w:val="20"/>
              </w:rPr>
            </w:pPr>
            <w:r>
              <w:rPr>
                <w:sz w:val="20"/>
                <w:szCs w:val="20"/>
              </w:rPr>
              <w:t>3</w:t>
            </w:r>
          </w:p>
        </w:tc>
        <w:tc>
          <w:tcPr>
            <w:tcW w:w="0" w:type="auto"/>
            <w:vAlign w:val="center"/>
            <w:hideMark/>
          </w:tcPr>
          <w:p w14:paraId="39907D27" w14:textId="77777777" w:rsidR="004A399F" w:rsidRPr="004A399F" w:rsidRDefault="004A399F" w:rsidP="004A399F">
            <w:pPr>
              <w:jc w:val="right"/>
              <w:rPr>
                <w:sz w:val="20"/>
                <w:szCs w:val="20"/>
              </w:rPr>
            </w:pPr>
            <w:r>
              <w:rPr>
                <w:sz w:val="20"/>
                <w:szCs w:val="20"/>
              </w:rPr>
              <w:t>3</w:t>
            </w:r>
          </w:p>
        </w:tc>
        <w:tc>
          <w:tcPr>
            <w:tcW w:w="0" w:type="auto"/>
            <w:vAlign w:val="center"/>
            <w:hideMark/>
          </w:tcPr>
          <w:p w14:paraId="771E0546" w14:textId="77777777" w:rsidR="004A399F" w:rsidRPr="004A399F" w:rsidRDefault="004A399F" w:rsidP="004A399F">
            <w:pPr>
              <w:jc w:val="right"/>
              <w:rPr>
                <w:sz w:val="20"/>
                <w:szCs w:val="20"/>
              </w:rPr>
            </w:pPr>
            <w:r>
              <w:rPr>
                <w:sz w:val="20"/>
                <w:szCs w:val="20"/>
              </w:rPr>
              <w:t>0</w:t>
            </w:r>
          </w:p>
        </w:tc>
        <w:tc>
          <w:tcPr>
            <w:tcW w:w="0" w:type="auto"/>
            <w:vAlign w:val="center"/>
            <w:hideMark/>
          </w:tcPr>
          <w:p w14:paraId="55BD52E7" w14:textId="77777777" w:rsidR="004A399F" w:rsidRPr="004A399F" w:rsidRDefault="004A399F" w:rsidP="004A399F">
            <w:pPr>
              <w:jc w:val="right"/>
              <w:rPr>
                <w:sz w:val="20"/>
                <w:szCs w:val="20"/>
              </w:rPr>
            </w:pPr>
            <w:r>
              <w:rPr>
                <w:sz w:val="20"/>
                <w:szCs w:val="20"/>
              </w:rPr>
              <w:t>0</w:t>
            </w:r>
          </w:p>
        </w:tc>
        <w:tc>
          <w:tcPr>
            <w:tcW w:w="0" w:type="auto"/>
            <w:vAlign w:val="center"/>
            <w:hideMark/>
          </w:tcPr>
          <w:p w14:paraId="5B224727" w14:textId="77777777" w:rsidR="004A399F" w:rsidRPr="004A399F" w:rsidRDefault="004A399F" w:rsidP="004A399F">
            <w:pPr>
              <w:jc w:val="right"/>
              <w:rPr>
                <w:sz w:val="20"/>
                <w:szCs w:val="20"/>
              </w:rPr>
            </w:pPr>
            <w:r>
              <w:rPr>
                <w:sz w:val="20"/>
                <w:szCs w:val="20"/>
              </w:rPr>
              <w:t>0</w:t>
            </w:r>
          </w:p>
        </w:tc>
        <w:tc>
          <w:tcPr>
            <w:tcW w:w="0" w:type="auto"/>
            <w:vAlign w:val="center"/>
            <w:hideMark/>
          </w:tcPr>
          <w:p w14:paraId="4D1077D6" w14:textId="77777777" w:rsidR="004A399F" w:rsidRPr="004A399F" w:rsidRDefault="004A399F" w:rsidP="004A399F">
            <w:pPr>
              <w:jc w:val="right"/>
              <w:rPr>
                <w:sz w:val="20"/>
                <w:szCs w:val="20"/>
              </w:rPr>
            </w:pPr>
            <w:r>
              <w:rPr>
                <w:sz w:val="20"/>
                <w:szCs w:val="20"/>
              </w:rPr>
              <w:t>0</w:t>
            </w:r>
          </w:p>
        </w:tc>
      </w:tr>
      <w:tr w:rsidR="004A399F" w:rsidRPr="004A399F" w14:paraId="01BF51B9" w14:textId="77777777" w:rsidTr="004A399F">
        <w:trPr>
          <w:trHeight w:val="215"/>
          <w:tblCellSpacing w:w="15" w:type="dxa"/>
        </w:trPr>
        <w:tc>
          <w:tcPr>
            <w:tcW w:w="0" w:type="auto"/>
            <w:vAlign w:val="center"/>
            <w:hideMark/>
          </w:tcPr>
          <w:p w14:paraId="1994A2FE" w14:textId="77777777" w:rsidR="004A399F" w:rsidRPr="004A399F" w:rsidRDefault="004A399F" w:rsidP="004A399F">
            <w:pPr>
              <w:rPr>
                <w:sz w:val="20"/>
                <w:szCs w:val="20"/>
              </w:rPr>
            </w:pPr>
            <w:r>
              <w:rPr>
                <w:sz w:val="20"/>
                <w:szCs w:val="20"/>
              </w:rPr>
              <w:t>3/24/2025</w:t>
            </w:r>
          </w:p>
        </w:tc>
        <w:tc>
          <w:tcPr>
            <w:tcW w:w="0" w:type="auto"/>
            <w:vAlign w:val="center"/>
            <w:hideMark/>
          </w:tcPr>
          <w:p w14:paraId="763D9EA5" w14:textId="77777777" w:rsidR="004A399F" w:rsidRPr="004A399F" w:rsidRDefault="004A399F" w:rsidP="004A399F">
            <w:pPr>
              <w:jc w:val="right"/>
              <w:rPr>
                <w:sz w:val="20"/>
                <w:szCs w:val="20"/>
              </w:rPr>
            </w:pPr>
            <w:r>
              <w:rPr>
                <w:sz w:val="20"/>
                <w:szCs w:val="20"/>
              </w:rPr>
              <w:t>3</w:t>
            </w:r>
          </w:p>
        </w:tc>
        <w:tc>
          <w:tcPr>
            <w:tcW w:w="0" w:type="auto"/>
            <w:vAlign w:val="center"/>
            <w:hideMark/>
          </w:tcPr>
          <w:p w14:paraId="34FC1EDF" w14:textId="77777777" w:rsidR="004A399F" w:rsidRPr="004A399F" w:rsidRDefault="004A399F" w:rsidP="004A399F">
            <w:pPr>
              <w:jc w:val="right"/>
              <w:rPr>
                <w:sz w:val="20"/>
                <w:szCs w:val="20"/>
              </w:rPr>
            </w:pPr>
            <w:r>
              <w:rPr>
                <w:sz w:val="20"/>
                <w:szCs w:val="20"/>
              </w:rPr>
              <w:t>3</w:t>
            </w:r>
          </w:p>
        </w:tc>
        <w:tc>
          <w:tcPr>
            <w:tcW w:w="0" w:type="auto"/>
            <w:vAlign w:val="center"/>
            <w:hideMark/>
          </w:tcPr>
          <w:p w14:paraId="47391F50" w14:textId="77777777" w:rsidR="004A399F" w:rsidRPr="004A399F" w:rsidRDefault="004A399F" w:rsidP="004A399F">
            <w:pPr>
              <w:jc w:val="right"/>
              <w:rPr>
                <w:sz w:val="20"/>
                <w:szCs w:val="20"/>
              </w:rPr>
            </w:pPr>
            <w:r>
              <w:rPr>
                <w:sz w:val="20"/>
                <w:szCs w:val="20"/>
              </w:rPr>
              <w:t>0</w:t>
            </w:r>
          </w:p>
        </w:tc>
        <w:tc>
          <w:tcPr>
            <w:tcW w:w="0" w:type="auto"/>
            <w:vAlign w:val="center"/>
            <w:hideMark/>
          </w:tcPr>
          <w:p w14:paraId="757312C8" w14:textId="77777777" w:rsidR="004A399F" w:rsidRPr="004A399F" w:rsidRDefault="004A399F" w:rsidP="004A399F">
            <w:pPr>
              <w:jc w:val="right"/>
              <w:rPr>
                <w:sz w:val="20"/>
                <w:szCs w:val="20"/>
              </w:rPr>
            </w:pPr>
            <w:r>
              <w:rPr>
                <w:sz w:val="20"/>
                <w:szCs w:val="20"/>
              </w:rPr>
              <w:t>0</w:t>
            </w:r>
          </w:p>
        </w:tc>
        <w:tc>
          <w:tcPr>
            <w:tcW w:w="0" w:type="auto"/>
            <w:vAlign w:val="center"/>
            <w:hideMark/>
          </w:tcPr>
          <w:p w14:paraId="5AA470E0" w14:textId="77777777" w:rsidR="004A399F" w:rsidRPr="004A399F" w:rsidRDefault="004A399F" w:rsidP="004A399F">
            <w:pPr>
              <w:jc w:val="right"/>
              <w:rPr>
                <w:sz w:val="20"/>
                <w:szCs w:val="20"/>
              </w:rPr>
            </w:pPr>
            <w:r>
              <w:rPr>
                <w:sz w:val="20"/>
                <w:szCs w:val="20"/>
              </w:rPr>
              <w:t>0</w:t>
            </w:r>
          </w:p>
        </w:tc>
        <w:tc>
          <w:tcPr>
            <w:tcW w:w="0" w:type="auto"/>
            <w:vAlign w:val="center"/>
            <w:hideMark/>
          </w:tcPr>
          <w:p w14:paraId="718B22B4" w14:textId="77777777" w:rsidR="004A399F" w:rsidRPr="004A399F" w:rsidRDefault="004A399F" w:rsidP="004A399F">
            <w:pPr>
              <w:jc w:val="right"/>
              <w:rPr>
                <w:sz w:val="20"/>
                <w:szCs w:val="20"/>
              </w:rPr>
            </w:pPr>
            <w:r>
              <w:rPr>
                <w:sz w:val="20"/>
                <w:szCs w:val="20"/>
              </w:rPr>
              <w:t>0</w:t>
            </w:r>
          </w:p>
        </w:tc>
      </w:tr>
      <w:tr w:rsidR="004A399F" w:rsidRPr="004A399F" w14:paraId="5F4E6259" w14:textId="77777777" w:rsidTr="004A399F">
        <w:trPr>
          <w:trHeight w:val="215"/>
          <w:tblCellSpacing w:w="15" w:type="dxa"/>
        </w:trPr>
        <w:tc>
          <w:tcPr>
            <w:tcW w:w="0" w:type="auto"/>
            <w:vAlign w:val="center"/>
            <w:hideMark/>
          </w:tcPr>
          <w:p w14:paraId="23AEE320" w14:textId="77777777" w:rsidR="004A399F" w:rsidRPr="004A399F" w:rsidRDefault="004A399F" w:rsidP="004A399F">
            <w:pPr>
              <w:rPr>
                <w:sz w:val="20"/>
                <w:szCs w:val="20"/>
              </w:rPr>
            </w:pPr>
            <w:r>
              <w:rPr>
                <w:sz w:val="20"/>
                <w:szCs w:val="20"/>
              </w:rPr>
              <w:t>3/27/2025</w:t>
            </w:r>
          </w:p>
        </w:tc>
        <w:tc>
          <w:tcPr>
            <w:tcW w:w="0" w:type="auto"/>
            <w:vAlign w:val="center"/>
            <w:hideMark/>
          </w:tcPr>
          <w:p w14:paraId="074C0FF5" w14:textId="77777777" w:rsidR="004A399F" w:rsidRPr="004A399F" w:rsidRDefault="004A399F" w:rsidP="004A399F">
            <w:pPr>
              <w:jc w:val="right"/>
              <w:rPr>
                <w:sz w:val="20"/>
                <w:szCs w:val="20"/>
              </w:rPr>
            </w:pPr>
            <w:r>
              <w:rPr>
                <w:sz w:val="20"/>
                <w:szCs w:val="20"/>
              </w:rPr>
              <w:t>2</w:t>
            </w:r>
          </w:p>
        </w:tc>
        <w:tc>
          <w:tcPr>
            <w:tcW w:w="0" w:type="auto"/>
            <w:vAlign w:val="center"/>
            <w:hideMark/>
          </w:tcPr>
          <w:p w14:paraId="0C0CDF82" w14:textId="77777777" w:rsidR="004A399F" w:rsidRPr="004A399F" w:rsidRDefault="004A399F" w:rsidP="004A399F">
            <w:pPr>
              <w:jc w:val="right"/>
              <w:rPr>
                <w:sz w:val="20"/>
                <w:szCs w:val="20"/>
              </w:rPr>
            </w:pPr>
            <w:r>
              <w:rPr>
                <w:sz w:val="20"/>
                <w:szCs w:val="20"/>
              </w:rPr>
              <w:t>2</w:t>
            </w:r>
          </w:p>
        </w:tc>
        <w:tc>
          <w:tcPr>
            <w:tcW w:w="0" w:type="auto"/>
            <w:vAlign w:val="center"/>
            <w:hideMark/>
          </w:tcPr>
          <w:p w14:paraId="64E725DD" w14:textId="77777777" w:rsidR="004A399F" w:rsidRPr="004A399F" w:rsidRDefault="004A399F" w:rsidP="004A399F">
            <w:pPr>
              <w:jc w:val="right"/>
              <w:rPr>
                <w:sz w:val="20"/>
                <w:szCs w:val="20"/>
              </w:rPr>
            </w:pPr>
            <w:r>
              <w:rPr>
                <w:sz w:val="20"/>
                <w:szCs w:val="20"/>
              </w:rPr>
              <w:t>0</w:t>
            </w:r>
          </w:p>
        </w:tc>
        <w:tc>
          <w:tcPr>
            <w:tcW w:w="0" w:type="auto"/>
            <w:vAlign w:val="center"/>
            <w:hideMark/>
          </w:tcPr>
          <w:p w14:paraId="12A46C80" w14:textId="77777777" w:rsidR="004A399F" w:rsidRPr="004A399F" w:rsidRDefault="004A399F" w:rsidP="004A399F">
            <w:pPr>
              <w:jc w:val="right"/>
              <w:rPr>
                <w:sz w:val="20"/>
                <w:szCs w:val="20"/>
              </w:rPr>
            </w:pPr>
            <w:r>
              <w:rPr>
                <w:sz w:val="20"/>
                <w:szCs w:val="20"/>
              </w:rPr>
              <w:t>0</w:t>
            </w:r>
          </w:p>
        </w:tc>
        <w:tc>
          <w:tcPr>
            <w:tcW w:w="0" w:type="auto"/>
            <w:vAlign w:val="center"/>
            <w:hideMark/>
          </w:tcPr>
          <w:p w14:paraId="48E31C7A" w14:textId="77777777" w:rsidR="004A399F" w:rsidRPr="004A399F" w:rsidRDefault="004A399F" w:rsidP="004A399F">
            <w:pPr>
              <w:jc w:val="right"/>
              <w:rPr>
                <w:sz w:val="20"/>
                <w:szCs w:val="20"/>
              </w:rPr>
            </w:pPr>
            <w:r>
              <w:rPr>
                <w:sz w:val="20"/>
                <w:szCs w:val="20"/>
              </w:rPr>
              <w:t>0</w:t>
            </w:r>
          </w:p>
        </w:tc>
        <w:tc>
          <w:tcPr>
            <w:tcW w:w="0" w:type="auto"/>
            <w:vAlign w:val="center"/>
            <w:hideMark/>
          </w:tcPr>
          <w:p w14:paraId="4BC85414" w14:textId="77777777" w:rsidR="004A399F" w:rsidRPr="004A399F" w:rsidRDefault="004A399F" w:rsidP="004A399F">
            <w:pPr>
              <w:jc w:val="right"/>
              <w:rPr>
                <w:sz w:val="20"/>
                <w:szCs w:val="20"/>
              </w:rPr>
            </w:pPr>
            <w:r>
              <w:rPr>
                <w:sz w:val="20"/>
                <w:szCs w:val="20"/>
              </w:rPr>
              <w:t>0</w:t>
            </w:r>
          </w:p>
        </w:tc>
      </w:tr>
      <w:tr w:rsidR="004A399F" w:rsidRPr="004A399F" w14:paraId="49ABF041" w14:textId="77777777" w:rsidTr="004A399F">
        <w:trPr>
          <w:trHeight w:val="215"/>
          <w:tblCellSpacing w:w="15" w:type="dxa"/>
        </w:trPr>
        <w:tc>
          <w:tcPr>
            <w:tcW w:w="0" w:type="auto"/>
            <w:vAlign w:val="center"/>
            <w:hideMark/>
          </w:tcPr>
          <w:p w14:paraId="5D1FDD6D" w14:textId="77777777" w:rsidR="004A399F" w:rsidRPr="004A399F" w:rsidRDefault="004A399F" w:rsidP="004A399F">
            <w:pPr>
              <w:rPr>
                <w:sz w:val="20"/>
                <w:szCs w:val="20"/>
              </w:rPr>
            </w:pPr>
            <w:r>
              <w:rPr>
                <w:sz w:val="20"/>
                <w:szCs w:val="20"/>
              </w:rPr>
              <w:t>3/31/2025</w:t>
            </w:r>
          </w:p>
        </w:tc>
        <w:tc>
          <w:tcPr>
            <w:tcW w:w="0" w:type="auto"/>
            <w:vAlign w:val="center"/>
            <w:hideMark/>
          </w:tcPr>
          <w:p w14:paraId="2A7E8A6C" w14:textId="77777777" w:rsidR="004A399F" w:rsidRPr="004A399F" w:rsidRDefault="004A399F" w:rsidP="004A399F">
            <w:pPr>
              <w:jc w:val="right"/>
              <w:rPr>
                <w:sz w:val="20"/>
                <w:szCs w:val="20"/>
              </w:rPr>
            </w:pPr>
            <w:r>
              <w:rPr>
                <w:sz w:val="20"/>
                <w:szCs w:val="20"/>
              </w:rPr>
              <w:t>2</w:t>
            </w:r>
          </w:p>
        </w:tc>
        <w:tc>
          <w:tcPr>
            <w:tcW w:w="0" w:type="auto"/>
            <w:vAlign w:val="center"/>
            <w:hideMark/>
          </w:tcPr>
          <w:p w14:paraId="53911352" w14:textId="77777777" w:rsidR="004A399F" w:rsidRPr="004A399F" w:rsidRDefault="004A399F" w:rsidP="004A399F">
            <w:pPr>
              <w:jc w:val="right"/>
              <w:rPr>
                <w:sz w:val="20"/>
                <w:szCs w:val="20"/>
              </w:rPr>
            </w:pPr>
            <w:r>
              <w:rPr>
                <w:sz w:val="20"/>
                <w:szCs w:val="20"/>
              </w:rPr>
              <w:t>2</w:t>
            </w:r>
          </w:p>
        </w:tc>
        <w:tc>
          <w:tcPr>
            <w:tcW w:w="0" w:type="auto"/>
            <w:vAlign w:val="center"/>
            <w:hideMark/>
          </w:tcPr>
          <w:p w14:paraId="7F9F1291" w14:textId="77777777" w:rsidR="004A399F" w:rsidRPr="004A399F" w:rsidRDefault="004A399F" w:rsidP="004A399F">
            <w:pPr>
              <w:jc w:val="right"/>
              <w:rPr>
                <w:sz w:val="20"/>
                <w:szCs w:val="20"/>
              </w:rPr>
            </w:pPr>
            <w:r>
              <w:rPr>
                <w:sz w:val="20"/>
                <w:szCs w:val="20"/>
              </w:rPr>
              <w:t>0</w:t>
            </w:r>
          </w:p>
        </w:tc>
        <w:tc>
          <w:tcPr>
            <w:tcW w:w="0" w:type="auto"/>
            <w:vAlign w:val="center"/>
            <w:hideMark/>
          </w:tcPr>
          <w:p w14:paraId="14984674" w14:textId="77777777" w:rsidR="004A399F" w:rsidRPr="004A399F" w:rsidRDefault="004A399F" w:rsidP="004A399F">
            <w:pPr>
              <w:jc w:val="right"/>
              <w:rPr>
                <w:sz w:val="20"/>
                <w:szCs w:val="20"/>
              </w:rPr>
            </w:pPr>
            <w:r>
              <w:rPr>
                <w:sz w:val="20"/>
                <w:szCs w:val="20"/>
              </w:rPr>
              <w:t>0</w:t>
            </w:r>
          </w:p>
        </w:tc>
        <w:tc>
          <w:tcPr>
            <w:tcW w:w="0" w:type="auto"/>
            <w:vAlign w:val="center"/>
            <w:hideMark/>
          </w:tcPr>
          <w:p w14:paraId="30D39AB2" w14:textId="77777777" w:rsidR="004A399F" w:rsidRPr="004A399F" w:rsidRDefault="004A399F" w:rsidP="004A399F">
            <w:pPr>
              <w:jc w:val="right"/>
              <w:rPr>
                <w:sz w:val="20"/>
                <w:szCs w:val="20"/>
              </w:rPr>
            </w:pPr>
            <w:r>
              <w:rPr>
                <w:sz w:val="20"/>
                <w:szCs w:val="20"/>
              </w:rPr>
              <w:t>0</w:t>
            </w:r>
          </w:p>
        </w:tc>
        <w:tc>
          <w:tcPr>
            <w:tcW w:w="0" w:type="auto"/>
            <w:vAlign w:val="center"/>
            <w:hideMark/>
          </w:tcPr>
          <w:p w14:paraId="40E26E3D" w14:textId="77777777" w:rsidR="004A399F" w:rsidRPr="004A399F" w:rsidRDefault="004A399F" w:rsidP="004A399F">
            <w:pPr>
              <w:jc w:val="right"/>
              <w:rPr>
                <w:sz w:val="20"/>
                <w:szCs w:val="20"/>
              </w:rPr>
            </w:pPr>
            <w:r>
              <w:rPr>
                <w:sz w:val="20"/>
                <w:szCs w:val="20"/>
              </w:rPr>
              <w:t>0</w:t>
            </w:r>
          </w:p>
        </w:tc>
      </w:tr>
      <w:tr w:rsidR="004A399F" w:rsidRPr="004A399F" w14:paraId="6AEA5688" w14:textId="77777777" w:rsidTr="004A399F">
        <w:trPr>
          <w:trHeight w:val="172"/>
          <w:tblCellSpacing w:w="15" w:type="dxa"/>
        </w:trPr>
        <w:tc>
          <w:tcPr>
            <w:tcW w:w="0" w:type="auto"/>
            <w:vAlign w:val="center"/>
            <w:hideMark/>
          </w:tcPr>
          <w:p w14:paraId="642CBC23" w14:textId="77777777" w:rsidR="004A399F" w:rsidRPr="004A399F" w:rsidRDefault="004A399F" w:rsidP="004A399F">
            <w:pPr>
              <w:rPr>
                <w:sz w:val="20"/>
                <w:szCs w:val="20"/>
              </w:rPr>
            </w:pPr>
            <w:r>
              <w:rPr>
                <w:sz w:val="20"/>
                <w:szCs w:val="20"/>
              </w:rPr>
              <w:t>4/7/2025</w:t>
            </w:r>
          </w:p>
        </w:tc>
        <w:tc>
          <w:tcPr>
            <w:tcW w:w="0" w:type="auto"/>
            <w:vAlign w:val="center"/>
            <w:hideMark/>
          </w:tcPr>
          <w:p w14:paraId="233A7258" w14:textId="77777777" w:rsidR="004A399F" w:rsidRPr="004A399F" w:rsidRDefault="004A399F" w:rsidP="004A399F">
            <w:pPr>
              <w:jc w:val="right"/>
              <w:rPr>
                <w:sz w:val="20"/>
                <w:szCs w:val="20"/>
              </w:rPr>
            </w:pPr>
            <w:r>
              <w:rPr>
                <w:sz w:val="20"/>
                <w:szCs w:val="20"/>
              </w:rPr>
              <w:t>3</w:t>
            </w:r>
          </w:p>
        </w:tc>
        <w:tc>
          <w:tcPr>
            <w:tcW w:w="0" w:type="auto"/>
            <w:vAlign w:val="center"/>
            <w:hideMark/>
          </w:tcPr>
          <w:p w14:paraId="14415577" w14:textId="77777777" w:rsidR="004A399F" w:rsidRPr="004A399F" w:rsidRDefault="004A399F" w:rsidP="004A399F">
            <w:pPr>
              <w:jc w:val="right"/>
              <w:rPr>
                <w:sz w:val="20"/>
                <w:szCs w:val="20"/>
              </w:rPr>
            </w:pPr>
            <w:r>
              <w:rPr>
                <w:sz w:val="20"/>
                <w:szCs w:val="20"/>
              </w:rPr>
              <w:t>3</w:t>
            </w:r>
          </w:p>
        </w:tc>
        <w:tc>
          <w:tcPr>
            <w:tcW w:w="0" w:type="auto"/>
            <w:vAlign w:val="center"/>
            <w:hideMark/>
          </w:tcPr>
          <w:p w14:paraId="29787240" w14:textId="77777777" w:rsidR="004A399F" w:rsidRPr="004A399F" w:rsidRDefault="004A399F" w:rsidP="004A399F">
            <w:pPr>
              <w:jc w:val="right"/>
              <w:rPr>
                <w:sz w:val="20"/>
                <w:szCs w:val="20"/>
              </w:rPr>
            </w:pPr>
            <w:r>
              <w:rPr>
                <w:sz w:val="20"/>
                <w:szCs w:val="20"/>
              </w:rPr>
              <w:t>0</w:t>
            </w:r>
          </w:p>
        </w:tc>
        <w:tc>
          <w:tcPr>
            <w:tcW w:w="0" w:type="auto"/>
            <w:vAlign w:val="center"/>
            <w:hideMark/>
          </w:tcPr>
          <w:p w14:paraId="0CC3C7B0" w14:textId="77777777" w:rsidR="004A399F" w:rsidRPr="004A399F" w:rsidRDefault="004A399F" w:rsidP="004A399F">
            <w:pPr>
              <w:jc w:val="right"/>
              <w:rPr>
                <w:sz w:val="20"/>
                <w:szCs w:val="20"/>
              </w:rPr>
            </w:pPr>
            <w:r>
              <w:rPr>
                <w:sz w:val="20"/>
                <w:szCs w:val="20"/>
              </w:rPr>
              <w:t>0</w:t>
            </w:r>
          </w:p>
        </w:tc>
        <w:tc>
          <w:tcPr>
            <w:tcW w:w="0" w:type="auto"/>
            <w:vAlign w:val="center"/>
            <w:hideMark/>
          </w:tcPr>
          <w:p w14:paraId="4DD05486" w14:textId="77777777" w:rsidR="004A399F" w:rsidRPr="004A399F" w:rsidRDefault="004A399F" w:rsidP="004A399F">
            <w:pPr>
              <w:jc w:val="right"/>
              <w:rPr>
                <w:sz w:val="20"/>
                <w:szCs w:val="20"/>
              </w:rPr>
            </w:pPr>
            <w:r>
              <w:rPr>
                <w:sz w:val="20"/>
                <w:szCs w:val="20"/>
              </w:rPr>
              <w:t>0</w:t>
            </w:r>
          </w:p>
        </w:tc>
        <w:tc>
          <w:tcPr>
            <w:tcW w:w="0" w:type="auto"/>
            <w:vAlign w:val="center"/>
            <w:hideMark/>
          </w:tcPr>
          <w:p w14:paraId="4C476B40" w14:textId="77777777" w:rsidR="004A399F" w:rsidRPr="004A399F" w:rsidRDefault="004A399F" w:rsidP="004A399F">
            <w:pPr>
              <w:jc w:val="right"/>
              <w:rPr>
                <w:sz w:val="20"/>
                <w:szCs w:val="20"/>
              </w:rPr>
            </w:pPr>
            <w:r>
              <w:rPr>
                <w:sz w:val="20"/>
                <w:szCs w:val="20"/>
              </w:rPr>
              <w:t>0</w:t>
            </w:r>
          </w:p>
        </w:tc>
      </w:tr>
      <w:tr w:rsidR="004A399F" w:rsidRPr="004A399F" w14:paraId="2F2EBD81" w14:textId="77777777" w:rsidTr="004A399F">
        <w:trPr>
          <w:trHeight w:val="215"/>
          <w:tblCellSpacing w:w="15" w:type="dxa"/>
        </w:trPr>
        <w:tc>
          <w:tcPr>
            <w:tcW w:w="0" w:type="auto"/>
            <w:vAlign w:val="center"/>
            <w:hideMark/>
          </w:tcPr>
          <w:p w14:paraId="3B0688E8" w14:textId="77777777" w:rsidR="004A399F" w:rsidRPr="004A399F" w:rsidRDefault="004A399F" w:rsidP="004A399F">
            <w:pPr>
              <w:rPr>
                <w:sz w:val="20"/>
                <w:szCs w:val="20"/>
              </w:rPr>
            </w:pPr>
            <w:r>
              <w:rPr>
                <w:sz w:val="20"/>
                <w:szCs w:val="20"/>
              </w:rPr>
              <w:t>4/10/2025</w:t>
            </w:r>
          </w:p>
        </w:tc>
        <w:tc>
          <w:tcPr>
            <w:tcW w:w="0" w:type="auto"/>
            <w:vAlign w:val="center"/>
            <w:hideMark/>
          </w:tcPr>
          <w:p w14:paraId="04BEFC89" w14:textId="77777777" w:rsidR="004A399F" w:rsidRPr="004A399F" w:rsidRDefault="004A399F" w:rsidP="004A399F">
            <w:pPr>
              <w:jc w:val="right"/>
              <w:rPr>
                <w:sz w:val="20"/>
                <w:szCs w:val="20"/>
              </w:rPr>
            </w:pPr>
            <w:r>
              <w:rPr>
                <w:sz w:val="20"/>
                <w:szCs w:val="20"/>
              </w:rPr>
              <w:t>2</w:t>
            </w:r>
          </w:p>
        </w:tc>
        <w:tc>
          <w:tcPr>
            <w:tcW w:w="0" w:type="auto"/>
            <w:vAlign w:val="center"/>
            <w:hideMark/>
          </w:tcPr>
          <w:p w14:paraId="2DEAB57D" w14:textId="77777777" w:rsidR="004A399F" w:rsidRPr="004A399F" w:rsidRDefault="004A399F" w:rsidP="004A399F">
            <w:pPr>
              <w:jc w:val="right"/>
              <w:rPr>
                <w:sz w:val="20"/>
                <w:szCs w:val="20"/>
              </w:rPr>
            </w:pPr>
            <w:r>
              <w:rPr>
                <w:sz w:val="20"/>
                <w:szCs w:val="20"/>
              </w:rPr>
              <w:t>2</w:t>
            </w:r>
          </w:p>
        </w:tc>
        <w:tc>
          <w:tcPr>
            <w:tcW w:w="0" w:type="auto"/>
            <w:vAlign w:val="center"/>
            <w:hideMark/>
          </w:tcPr>
          <w:p w14:paraId="20414C36" w14:textId="77777777" w:rsidR="004A399F" w:rsidRPr="004A399F" w:rsidRDefault="004A399F" w:rsidP="004A399F">
            <w:pPr>
              <w:jc w:val="right"/>
              <w:rPr>
                <w:sz w:val="20"/>
                <w:szCs w:val="20"/>
              </w:rPr>
            </w:pPr>
            <w:r>
              <w:rPr>
                <w:sz w:val="20"/>
                <w:szCs w:val="20"/>
              </w:rPr>
              <w:t>0</w:t>
            </w:r>
          </w:p>
        </w:tc>
        <w:tc>
          <w:tcPr>
            <w:tcW w:w="0" w:type="auto"/>
            <w:vAlign w:val="center"/>
            <w:hideMark/>
          </w:tcPr>
          <w:p w14:paraId="04157841" w14:textId="77777777" w:rsidR="004A399F" w:rsidRPr="004A399F" w:rsidRDefault="004A399F" w:rsidP="004A399F">
            <w:pPr>
              <w:jc w:val="right"/>
              <w:rPr>
                <w:sz w:val="20"/>
                <w:szCs w:val="20"/>
              </w:rPr>
            </w:pPr>
            <w:r>
              <w:rPr>
                <w:sz w:val="20"/>
                <w:szCs w:val="20"/>
              </w:rPr>
              <w:t>0</w:t>
            </w:r>
          </w:p>
        </w:tc>
        <w:tc>
          <w:tcPr>
            <w:tcW w:w="0" w:type="auto"/>
            <w:vAlign w:val="center"/>
            <w:hideMark/>
          </w:tcPr>
          <w:p w14:paraId="46B317C6" w14:textId="77777777" w:rsidR="004A399F" w:rsidRPr="004A399F" w:rsidRDefault="004A399F" w:rsidP="004A399F">
            <w:pPr>
              <w:jc w:val="right"/>
              <w:rPr>
                <w:sz w:val="20"/>
                <w:szCs w:val="20"/>
              </w:rPr>
            </w:pPr>
            <w:r>
              <w:rPr>
                <w:sz w:val="20"/>
                <w:szCs w:val="20"/>
              </w:rPr>
              <w:t>0</w:t>
            </w:r>
          </w:p>
        </w:tc>
        <w:tc>
          <w:tcPr>
            <w:tcW w:w="0" w:type="auto"/>
            <w:vAlign w:val="center"/>
            <w:hideMark/>
          </w:tcPr>
          <w:p w14:paraId="5FA3EFAE" w14:textId="77777777" w:rsidR="004A399F" w:rsidRPr="004A399F" w:rsidRDefault="004A399F" w:rsidP="004A399F">
            <w:pPr>
              <w:jc w:val="right"/>
              <w:rPr>
                <w:sz w:val="20"/>
                <w:szCs w:val="20"/>
              </w:rPr>
            </w:pPr>
            <w:r>
              <w:rPr>
                <w:sz w:val="20"/>
                <w:szCs w:val="20"/>
              </w:rPr>
              <w:t>0</w:t>
            </w:r>
          </w:p>
        </w:tc>
      </w:tr>
      <w:tr w:rsidR="004A399F" w:rsidRPr="004A399F" w14:paraId="27AAFF7A" w14:textId="77777777" w:rsidTr="004A399F">
        <w:trPr>
          <w:trHeight w:val="215"/>
          <w:tblCellSpacing w:w="15" w:type="dxa"/>
        </w:trPr>
        <w:tc>
          <w:tcPr>
            <w:tcW w:w="0" w:type="auto"/>
            <w:vAlign w:val="center"/>
            <w:hideMark/>
          </w:tcPr>
          <w:p w14:paraId="2F28C8CB" w14:textId="77777777" w:rsidR="004A399F" w:rsidRPr="004A399F" w:rsidRDefault="004A399F" w:rsidP="004A399F">
            <w:pPr>
              <w:rPr>
                <w:sz w:val="20"/>
                <w:szCs w:val="20"/>
              </w:rPr>
            </w:pPr>
            <w:r>
              <w:rPr>
                <w:sz w:val="20"/>
                <w:szCs w:val="20"/>
              </w:rPr>
              <w:t>4/17/2025</w:t>
            </w:r>
          </w:p>
        </w:tc>
        <w:tc>
          <w:tcPr>
            <w:tcW w:w="0" w:type="auto"/>
            <w:vAlign w:val="center"/>
            <w:hideMark/>
          </w:tcPr>
          <w:p w14:paraId="4AABDFCC" w14:textId="77777777" w:rsidR="004A399F" w:rsidRPr="004A399F" w:rsidRDefault="004A399F" w:rsidP="004A399F">
            <w:pPr>
              <w:jc w:val="right"/>
              <w:rPr>
                <w:sz w:val="20"/>
                <w:szCs w:val="20"/>
              </w:rPr>
            </w:pPr>
            <w:r>
              <w:rPr>
                <w:sz w:val="20"/>
                <w:szCs w:val="20"/>
              </w:rPr>
              <w:t>3</w:t>
            </w:r>
          </w:p>
        </w:tc>
        <w:tc>
          <w:tcPr>
            <w:tcW w:w="0" w:type="auto"/>
            <w:vAlign w:val="center"/>
            <w:hideMark/>
          </w:tcPr>
          <w:p w14:paraId="3EB57CF6" w14:textId="77777777" w:rsidR="004A399F" w:rsidRPr="004A399F" w:rsidRDefault="004A399F" w:rsidP="004A399F">
            <w:pPr>
              <w:jc w:val="right"/>
              <w:rPr>
                <w:sz w:val="20"/>
                <w:szCs w:val="20"/>
              </w:rPr>
            </w:pPr>
            <w:r>
              <w:rPr>
                <w:sz w:val="20"/>
                <w:szCs w:val="20"/>
              </w:rPr>
              <w:t>3</w:t>
            </w:r>
          </w:p>
        </w:tc>
        <w:tc>
          <w:tcPr>
            <w:tcW w:w="0" w:type="auto"/>
            <w:vAlign w:val="center"/>
            <w:hideMark/>
          </w:tcPr>
          <w:p w14:paraId="5387B9C4" w14:textId="77777777" w:rsidR="004A399F" w:rsidRPr="004A399F" w:rsidRDefault="004A399F" w:rsidP="004A399F">
            <w:pPr>
              <w:jc w:val="right"/>
              <w:rPr>
                <w:sz w:val="20"/>
                <w:szCs w:val="20"/>
              </w:rPr>
            </w:pPr>
            <w:r>
              <w:rPr>
                <w:sz w:val="20"/>
                <w:szCs w:val="20"/>
              </w:rPr>
              <w:t>0</w:t>
            </w:r>
          </w:p>
        </w:tc>
        <w:tc>
          <w:tcPr>
            <w:tcW w:w="0" w:type="auto"/>
            <w:vAlign w:val="center"/>
            <w:hideMark/>
          </w:tcPr>
          <w:p w14:paraId="18EE6A39" w14:textId="77777777" w:rsidR="004A399F" w:rsidRPr="004A399F" w:rsidRDefault="004A399F" w:rsidP="004A399F">
            <w:pPr>
              <w:jc w:val="right"/>
              <w:rPr>
                <w:sz w:val="20"/>
                <w:szCs w:val="20"/>
              </w:rPr>
            </w:pPr>
            <w:r>
              <w:rPr>
                <w:sz w:val="20"/>
                <w:szCs w:val="20"/>
              </w:rPr>
              <w:t>0</w:t>
            </w:r>
          </w:p>
        </w:tc>
        <w:tc>
          <w:tcPr>
            <w:tcW w:w="0" w:type="auto"/>
            <w:vAlign w:val="center"/>
            <w:hideMark/>
          </w:tcPr>
          <w:p w14:paraId="0D6DD444" w14:textId="77777777" w:rsidR="004A399F" w:rsidRPr="004A399F" w:rsidRDefault="004A399F" w:rsidP="004A399F">
            <w:pPr>
              <w:jc w:val="right"/>
              <w:rPr>
                <w:sz w:val="20"/>
                <w:szCs w:val="20"/>
              </w:rPr>
            </w:pPr>
            <w:r>
              <w:rPr>
                <w:sz w:val="20"/>
                <w:szCs w:val="20"/>
              </w:rPr>
              <w:t>0</w:t>
            </w:r>
          </w:p>
        </w:tc>
        <w:tc>
          <w:tcPr>
            <w:tcW w:w="0" w:type="auto"/>
            <w:vAlign w:val="center"/>
            <w:hideMark/>
          </w:tcPr>
          <w:p w14:paraId="4974FA16" w14:textId="77777777" w:rsidR="004A399F" w:rsidRPr="004A399F" w:rsidRDefault="004A399F" w:rsidP="004A399F">
            <w:pPr>
              <w:jc w:val="right"/>
              <w:rPr>
                <w:sz w:val="20"/>
                <w:szCs w:val="20"/>
              </w:rPr>
            </w:pPr>
            <w:r>
              <w:rPr>
                <w:sz w:val="20"/>
                <w:szCs w:val="20"/>
              </w:rPr>
              <w:t>0</w:t>
            </w:r>
          </w:p>
        </w:tc>
      </w:tr>
      <w:tr w:rsidR="004A399F" w:rsidRPr="004A399F" w14:paraId="4ABCE8C2" w14:textId="77777777" w:rsidTr="004A399F">
        <w:trPr>
          <w:trHeight w:val="215"/>
          <w:tblCellSpacing w:w="15" w:type="dxa"/>
        </w:trPr>
        <w:tc>
          <w:tcPr>
            <w:tcW w:w="0" w:type="auto"/>
            <w:vAlign w:val="center"/>
            <w:hideMark/>
          </w:tcPr>
          <w:p w14:paraId="6617AADC" w14:textId="77777777" w:rsidR="004A399F" w:rsidRPr="004A399F" w:rsidRDefault="004A399F" w:rsidP="004A399F">
            <w:pPr>
              <w:rPr>
                <w:sz w:val="20"/>
                <w:szCs w:val="20"/>
              </w:rPr>
            </w:pPr>
            <w:r>
              <w:rPr>
                <w:sz w:val="20"/>
                <w:szCs w:val="20"/>
              </w:rPr>
              <w:t>4/21/2025</w:t>
            </w:r>
          </w:p>
        </w:tc>
        <w:tc>
          <w:tcPr>
            <w:tcW w:w="0" w:type="auto"/>
            <w:vAlign w:val="center"/>
            <w:hideMark/>
          </w:tcPr>
          <w:p w14:paraId="350294F6" w14:textId="77777777" w:rsidR="004A399F" w:rsidRPr="004A399F" w:rsidRDefault="004A399F" w:rsidP="004A399F">
            <w:pPr>
              <w:jc w:val="right"/>
              <w:rPr>
                <w:sz w:val="20"/>
                <w:szCs w:val="20"/>
              </w:rPr>
            </w:pPr>
            <w:r>
              <w:rPr>
                <w:sz w:val="20"/>
                <w:szCs w:val="20"/>
              </w:rPr>
              <w:t>2</w:t>
            </w:r>
          </w:p>
        </w:tc>
        <w:tc>
          <w:tcPr>
            <w:tcW w:w="0" w:type="auto"/>
            <w:vAlign w:val="center"/>
            <w:hideMark/>
          </w:tcPr>
          <w:p w14:paraId="3F196F71" w14:textId="77777777" w:rsidR="004A399F" w:rsidRPr="004A399F" w:rsidRDefault="004A399F" w:rsidP="004A399F">
            <w:pPr>
              <w:jc w:val="right"/>
              <w:rPr>
                <w:sz w:val="20"/>
                <w:szCs w:val="20"/>
              </w:rPr>
            </w:pPr>
            <w:r>
              <w:rPr>
                <w:sz w:val="20"/>
                <w:szCs w:val="20"/>
              </w:rPr>
              <w:t>2</w:t>
            </w:r>
          </w:p>
        </w:tc>
        <w:tc>
          <w:tcPr>
            <w:tcW w:w="0" w:type="auto"/>
            <w:vAlign w:val="center"/>
            <w:hideMark/>
          </w:tcPr>
          <w:p w14:paraId="4DD5263B" w14:textId="77777777" w:rsidR="004A399F" w:rsidRPr="004A399F" w:rsidRDefault="004A399F" w:rsidP="004A399F">
            <w:pPr>
              <w:jc w:val="right"/>
              <w:rPr>
                <w:sz w:val="20"/>
                <w:szCs w:val="20"/>
              </w:rPr>
            </w:pPr>
            <w:r>
              <w:rPr>
                <w:sz w:val="20"/>
                <w:szCs w:val="20"/>
              </w:rPr>
              <w:t>0</w:t>
            </w:r>
          </w:p>
        </w:tc>
        <w:tc>
          <w:tcPr>
            <w:tcW w:w="0" w:type="auto"/>
            <w:vAlign w:val="center"/>
            <w:hideMark/>
          </w:tcPr>
          <w:p w14:paraId="052879A8" w14:textId="77777777" w:rsidR="004A399F" w:rsidRPr="004A399F" w:rsidRDefault="004A399F" w:rsidP="004A399F">
            <w:pPr>
              <w:jc w:val="right"/>
              <w:rPr>
                <w:sz w:val="20"/>
                <w:szCs w:val="20"/>
              </w:rPr>
            </w:pPr>
            <w:r>
              <w:rPr>
                <w:sz w:val="20"/>
                <w:szCs w:val="20"/>
              </w:rPr>
              <w:t>0</w:t>
            </w:r>
          </w:p>
        </w:tc>
        <w:tc>
          <w:tcPr>
            <w:tcW w:w="0" w:type="auto"/>
            <w:vAlign w:val="center"/>
            <w:hideMark/>
          </w:tcPr>
          <w:p w14:paraId="7CCFDBCC" w14:textId="77777777" w:rsidR="004A399F" w:rsidRPr="004A399F" w:rsidRDefault="004A399F" w:rsidP="004A399F">
            <w:pPr>
              <w:jc w:val="right"/>
              <w:rPr>
                <w:sz w:val="20"/>
                <w:szCs w:val="20"/>
              </w:rPr>
            </w:pPr>
            <w:r>
              <w:rPr>
                <w:sz w:val="20"/>
                <w:szCs w:val="20"/>
              </w:rPr>
              <w:t>0</w:t>
            </w:r>
          </w:p>
        </w:tc>
        <w:tc>
          <w:tcPr>
            <w:tcW w:w="0" w:type="auto"/>
            <w:vAlign w:val="center"/>
            <w:hideMark/>
          </w:tcPr>
          <w:p w14:paraId="4D302309" w14:textId="77777777" w:rsidR="004A399F" w:rsidRPr="004A399F" w:rsidRDefault="004A399F" w:rsidP="004A399F">
            <w:pPr>
              <w:jc w:val="right"/>
              <w:rPr>
                <w:sz w:val="20"/>
                <w:szCs w:val="20"/>
              </w:rPr>
            </w:pPr>
            <w:r>
              <w:rPr>
                <w:sz w:val="20"/>
                <w:szCs w:val="20"/>
              </w:rPr>
              <w:t>0</w:t>
            </w:r>
          </w:p>
        </w:tc>
      </w:tr>
      <w:tr w:rsidR="004A399F" w:rsidRPr="004A399F" w14:paraId="68E1C7E0" w14:textId="77777777" w:rsidTr="004A399F">
        <w:trPr>
          <w:trHeight w:val="172"/>
          <w:tblCellSpacing w:w="15" w:type="dxa"/>
        </w:trPr>
        <w:tc>
          <w:tcPr>
            <w:tcW w:w="0" w:type="auto"/>
            <w:vAlign w:val="center"/>
            <w:hideMark/>
          </w:tcPr>
          <w:p w14:paraId="4C3A482C" w14:textId="77777777" w:rsidR="004A399F" w:rsidRPr="004A399F" w:rsidRDefault="004A399F" w:rsidP="004A399F">
            <w:pPr>
              <w:rPr>
                <w:sz w:val="20"/>
                <w:szCs w:val="20"/>
              </w:rPr>
            </w:pPr>
            <w:r>
              <w:rPr>
                <w:sz w:val="20"/>
                <w:szCs w:val="20"/>
              </w:rPr>
              <w:t>4/24/2025</w:t>
            </w:r>
          </w:p>
        </w:tc>
        <w:tc>
          <w:tcPr>
            <w:tcW w:w="0" w:type="auto"/>
            <w:vAlign w:val="center"/>
            <w:hideMark/>
          </w:tcPr>
          <w:p w14:paraId="72EF96D3" w14:textId="77777777" w:rsidR="004A399F" w:rsidRPr="004A399F" w:rsidRDefault="004A399F" w:rsidP="004A399F">
            <w:pPr>
              <w:jc w:val="right"/>
              <w:rPr>
                <w:sz w:val="20"/>
                <w:szCs w:val="20"/>
              </w:rPr>
            </w:pPr>
            <w:r>
              <w:rPr>
                <w:sz w:val="20"/>
                <w:szCs w:val="20"/>
              </w:rPr>
              <w:t>3</w:t>
            </w:r>
          </w:p>
        </w:tc>
        <w:tc>
          <w:tcPr>
            <w:tcW w:w="0" w:type="auto"/>
            <w:vAlign w:val="center"/>
            <w:hideMark/>
          </w:tcPr>
          <w:p w14:paraId="6C7A0A7F" w14:textId="77777777" w:rsidR="004A399F" w:rsidRPr="004A399F" w:rsidRDefault="004A399F" w:rsidP="004A399F">
            <w:pPr>
              <w:jc w:val="right"/>
              <w:rPr>
                <w:sz w:val="20"/>
                <w:szCs w:val="20"/>
              </w:rPr>
            </w:pPr>
            <w:r>
              <w:rPr>
                <w:sz w:val="20"/>
                <w:szCs w:val="20"/>
              </w:rPr>
              <w:t>3</w:t>
            </w:r>
          </w:p>
        </w:tc>
        <w:tc>
          <w:tcPr>
            <w:tcW w:w="0" w:type="auto"/>
            <w:vAlign w:val="center"/>
            <w:hideMark/>
          </w:tcPr>
          <w:p w14:paraId="20F18EEB" w14:textId="77777777" w:rsidR="004A399F" w:rsidRPr="004A399F" w:rsidRDefault="004A399F" w:rsidP="004A399F">
            <w:pPr>
              <w:jc w:val="right"/>
              <w:rPr>
                <w:sz w:val="20"/>
                <w:szCs w:val="20"/>
              </w:rPr>
            </w:pPr>
            <w:r>
              <w:rPr>
                <w:sz w:val="20"/>
                <w:szCs w:val="20"/>
              </w:rPr>
              <w:t>0</w:t>
            </w:r>
          </w:p>
        </w:tc>
        <w:tc>
          <w:tcPr>
            <w:tcW w:w="0" w:type="auto"/>
            <w:vAlign w:val="center"/>
            <w:hideMark/>
          </w:tcPr>
          <w:p w14:paraId="6E048CAF" w14:textId="77777777" w:rsidR="004A399F" w:rsidRPr="004A399F" w:rsidRDefault="004A399F" w:rsidP="004A399F">
            <w:pPr>
              <w:jc w:val="right"/>
              <w:rPr>
                <w:sz w:val="20"/>
                <w:szCs w:val="20"/>
              </w:rPr>
            </w:pPr>
            <w:r>
              <w:rPr>
                <w:sz w:val="20"/>
                <w:szCs w:val="20"/>
              </w:rPr>
              <w:t>0</w:t>
            </w:r>
          </w:p>
        </w:tc>
        <w:tc>
          <w:tcPr>
            <w:tcW w:w="0" w:type="auto"/>
            <w:vAlign w:val="center"/>
            <w:hideMark/>
          </w:tcPr>
          <w:p w14:paraId="3F960212" w14:textId="77777777" w:rsidR="004A399F" w:rsidRPr="004A399F" w:rsidRDefault="004A399F" w:rsidP="004A399F">
            <w:pPr>
              <w:jc w:val="right"/>
              <w:rPr>
                <w:sz w:val="20"/>
                <w:szCs w:val="20"/>
              </w:rPr>
            </w:pPr>
            <w:r>
              <w:rPr>
                <w:sz w:val="20"/>
                <w:szCs w:val="20"/>
              </w:rPr>
              <w:t>0</w:t>
            </w:r>
          </w:p>
        </w:tc>
        <w:tc>
          <w:tcPr>
            <w:tcW w:w="0" w:type="auto"/>
            <w:vAlign w:val="center"/>
            <w:hideMark/>
          </w:tcPr>
          <w:p w14:paraId="78DA46F9" w14:textId="77777777" w:rsidR="004A399F" w:rsidRPr="004A399F" w:rsidRDefault="004A399F" w:rsidP="004A399F">
            <w:pPr>
              <w:jc w:val="right"/>
              <w:rPr>
                <w:sz w:val="20"/>
                <w:szCs w:val="20"/>
              </w:rPr>
            </w:pPr>
            <w:r>
              <w:rPr>
                <w:sz w:val="20"/>
                <w:szCs w:val="20"/>
              </w:rPr>
              <w:t>0</w:t>
            </w:r>
          </w:p>
        </w:tc>
      </w:tr>
      <w:tr w:rsidR="004A399F" w:rsidRPr="004A399F" w14:paraId="5145ADD7" w14:textId="77777777" w:rsidTr="004A399F">
        <w:trPr>
          <w:trHeight w:val="215"/>
          <w:tblCellSpacing w:w="15" w:type="dxa"/>
        </w:trPr>
        <w:tc>
          <w:tcPr>
            <w:tcW w:w="0" w:type="auto"/>
            <w:vAlign w:val="center"/>
            <w:hideMark/>
          </w:tcPr>
          <w:p w14:paraId="38BDBB29" w14:textId="77777777" w:rsidR="004A399F" w:rsidRPr="004A399F" w:rsidRDefault="004A399F" w:rsidP="004A399F">
            <w:pPr>
              <w:rPr>
                <w:sz w:val="20"/>
                <w:szCs w:val="20"/>
              </w:rPr>
            </w:pPr>
            <w:r>
              <w:rPr>
                <w:sz w:val="20"/>
                <w:szCs w:val="20"/>
              </w:rPr>
              <w:t>4/28/2025</w:t>
            </w:r>
          </w:p>
        </w:tc>
        <w:tc>
          <w:tcPr>
            <w:tcW w:w="0" w:type="auto"/>
            <w:vAlign w:val="center"/>
            <w:hideMark/>
          </w:tcPr>
          <w:p w14:paraId="61C1E51D" w14:textId="77777777" w:rsidR="004A399F" w:rsidRPr="004A399F" w:rsidRDefault="004A399F" w:rsidP="004A399F">
            <w:pPr>
              <w:jc w:val="right"/>
              <w:rPr>
                <w:sz w:val="20"/>
                <w:szCs w:val="20"/>
              </w:rPr>
            </w:pPr>
            <w:r>
              <w:rPr>
                <w:sz w:val="20"/>
                <w:szCs w:val="20"/>
              </w:rPr>
              <w:t>1</w:t>
            </w:r>
          </w:p>
        </w:tc>
        <w:tc>
          <w:tcPr>
            <w:tcW w:w="0" w:type="auto"/>
            <w:vAlign w:val="center"/>
            <w:hideMark/>
          </w:tcPr>
          <w:p w14:paraId="667F85D7" w14:textId="77777777" w:rsidR="004A399F" w:rsidRPr="004A399F" w:rsidRDefault="004A399F" w:rsidP="004A399F">
            <w:pPr>
              <w:jc w:val="right"/>
              <w:rPr>
                <w:sz w:val="20"/>
                <w:szCs w:val="20"/>
              </w:rPr>
            </w:pPr>
            <w:r>
              <w:rPr>
                <w:sz w:val="20"/>
                <w:szCs w:val="20"/>
              </w:rPr>
              <w:t>1</w:t>
            </w:r>
          </w:p>
        </w:tc>
        <w:tc>
          <w:tcPr>
            <w:tcW w:w="0" w:type="auto"/>
            <w:vAlign w:val="center"/>
            <w:hideMark/>
          </w:tcPr>
          <w:p w14:paraId="453E700F" w14:textId="77777777" w:rsidR="004A399F" w:rsidRPr="004A399F" w:rsidRDefault="004A399F" w:rsidP="004A399F">
            <w:pPr>
              <w:jc w:val="right"/>
              <w:rPr>
                <w:sz w:val="20"/>
                <w:szCs w:val="20"/>
              </w:rPr>
            </w:pPr>
            <w:r>
              <w:rPr>
                <w:sz w:val="20"/>
                <w:szCs w:val="20"/>
              </w:rPr>
              <w:t>0</w:t>
            </w:r>
          </w:p>
        </w:tc>
        <w:tc>
          <w:tcPr>
            <w:tcW w:w="0" w:type="auto"/>
            <w:vAlign w:val="center"/>
            <w:hideMark/>
          </w:tcPr>
          <w:p w14:paraId="075DB8F5" w14:textId="77777777" w:rsidR="004A399F" w:rsidRPr="004A399F" w:rsidRDefault="004A399F" w:rsidP="004A399F">
            <w:pPr>
              <w:jc w:val="right"/>
              <w:rPr>
                <w:sz w:val="20"/>
                <w:szCs w:val="20"/>
              </w:rPr>
            </w:pPr>
            <w:r>
              <w:rPr>
                <w:sz w:val="20"/>
                <w:szCs w:val="20"/>
              </w:rPr>
              <w:t>0</w:t>
            </w:r>
          </w:p>
        </w:tc>
        <w:tc>
          <w:tcPr>
            <w:tcW w:w="0" w:type="auto"/>
            <w:vAlign w:val="center"/>
            <w:hideMark/>
          </w:tcPr>
          <w:p w14:paraId="318D49C0" w14:textId="77777777" w:rsidR="004A399F" w:rsidRPr="004A399F" w:rsidRDefault="004A399F" w:rsidP="004A399F">
            <w:pPr>
              <w:jc w:val="right"/>
              <w:rPr>
                <w:sz w:val="20"/>
                <w:szCs w:val="20"/>
              </w:rPr>
            </w:pPr>
            <w:r>
              <w:rPr>
                <w:sz w:val="20"/>
                <w:szCs w:val="20"/>
              </w:rPr>
              <w:t>0</w:t>
            </w:r>
          </w:p>
        </w:tc>
        <w:tc>
          <w:tcPr>
            <w:tcW w:w="0" w:type="auto"/>
            <w:vAlign w:val="center"/>
            <w:hideMark/>
          </w:tcPr>
          <w:p w14:paraId="14530DD0" w14:textId="77777777" w:rsidR="004A399F" w:rsidRPr="004A399F" w:rsidRDefault="004A399F" w:rsidP="004A399F">
            <w:pPr>
              <w:jc w:val="right"/>
              <w:rPr>
                <w:sz w:val="20"/>
                <w:szCs w:val="20"/>
              </w:rPr>
            </w:pPr>
            <w:r>
              <w:rPr>
                <w:sz w:val="20"/>
                <w:szCs w:val="20"/>
              </w:rPr>
              <w:t>0</w:t>
            </w:r>
          </w:p>
        </w:tc>
      </w:tr>
      <w:tr w:rsidR="004A399F" w:rsidRPr="004A399F" w14:paraId="7AAF3821" w14:textId="77777777" w:rsidTr="004A399F">
        <w:trPr>
          <w:trHeight w:val="215"/>
          <w:tblCellSpacing w:w="15" w:type="dxa"/>
        </w:trPr>
        <w:tc>
          <w:tcPr>
            <w:tcW w:w="0" w:type="auto"/>
            <w:vAlign w:val="center"/>
            <w:hideMark/>
          </w:tcPr>
          <w:p w14:paraId="792B03AB" w14:textId="77777777" w:rsidR="004A399F" w:rsidRPr="004A399F" w:rsidRDefault="004A399F" w:rsidP="004A399F">
            <w:pPr>
              <w:rPr>
                <w:sz w:val="20"/>
                <w:szCs w:val="20"/>
              </w:rPr>
            </w:pPr>
            <w:r>
              <w:rPr>
                <w:sz w:val="20"/>
                <w:szCs w:val="20"/>
              </w:rPr>
              <w:t>5/5/2025</w:t>
            </w:r>
          </w:p>
        </w:tc>
        <w:tc>
          <w:tcPr>
            <w:tcW w:w="0" w:type="auto"/>
            <w:vAlign w:val="center"/>
            <w:hideMark/>
          </w:tcPr>
          <w:p w14:paraId="0238ACEA" w14:textId="77777777" w:rsidR="004A399F" w:rsidRPr="004A399F" w:rsidRDefault="004A399F" w:rsidP="004A399F">
            <w:pPr>
              <w:jc w:val="right"/>
              <w:rPr>
                <w:sz w:val="20"/>
                <w:szCs w:val="20"/>
              </w:rPr>
            </w:pPr>
            <w:r>
              <w:rPr>
                <w:sz w:val="20"/>
                <w:szCs w:val="20"/>
              </w:rPr>
              <w:t>0</w:t>
            </w:r>
          </w:p>
        </w:tc>
        <w:tc>
          <w:tcPr>
            <w:tcW w:w="0" w:type="auto"/>
            <w:vAlign w:val="center"/>
            <w:hideMark/>
          </w:tcPr>
          <w:p w14:paraId="534E2ECD" w14:textId="77777777" w:rsidR="004A399F" w:rsidRPr="004A399F" w:rsidRDefault="004A399F" w:rsidP="004A399F">
            <w:pPr>
              <w:jc w:val="right"/>
              <w:rPr>
                <w:sz w:val="20"/>
                <w:szCs w:val="20"/>
              </w:rPr>
            </w:pPr>
            <w:r>
              <w:rPr>
                <w:sz w:val="20"/>
                <w:szCs w:val="20"/>
              </w:rPr>
              <w:t>0</w:t>
            </w:r>
          </w:p>
        </w:tc>
        <w:tc>
          <w:tcPr>
            <w:tcW w:w="0" w:type="auto"/>
            <w:vAlign w:val="center"/>
            <w:hideMark/>
          </w:tcPr>
          <w:p w14:paraId="7966453D" w14:textId="77777777" w:rsidR="004A399F" w:rsidRPr="004A399F" w:rsidRDefault="004A399F" w:rsidP="004A399F">
            <w:pPr>
              <w:jc w:val="right"/>
              <w:rPr>
                <w:sz w:val="20"/>
                <w:szCs w:val="20"/>
              </w:rPr>
            </w:pPr>
            <w:r>
              <w:rPr>
                <w:sz w:val="20"/>
                <w:szCs w:val="20"/>
              </w:rPr>
              <w:t>0</w:t>
            </w:r>
          </w:p>
        </w:tc>
        <w:tc>
          <w:tcPr>
            <w:tcW w:w="0" w:type="auto"/>
            <w:vAlign w:val="center"/>
            <w:hideMark/>
          </w:tcPr>
          <w:p w14:paraId="637B330A" w14:textId="77777777" w:rsidR="004A399F" w:rsidRPr="004A399F" w:rsidRDefault="004A399F" w:rsidP="004A399F">
            <w:pPr>
              <w:jc w:val="right"/>
              <w:rPr>
                <w:sz w:val="20"/>
                <w:szCs w:val="20"/>
              </w:rPr>
            </w:pPr>
            <w:r>
              <w:rPr>
                <w:sz w:val="20"/>
                <w:szCs w:val="20"/>
              </w:rPr>
              <w:t>0</w:t>
            </w:r>
          </w:p>
        </w:tc>
        <w:tc>
          <w:tcPr>
            <w:tcW w:w="0" w:type="auto"/>
            <w:vAlign w:val="center"/>
            <w:hideMark/>
          </w:tcPr>
          <w:p w14:paraId="0861E678" w14:textId="77777777" w:rsidR="004A399F" w:rsidRPr="004A399F" w:rsidRDefault="004A399F" w:rsidP="004A399F">
            <w:pPr>
              <w:jc w:val="right"/>
              <w:rPr>
                <w:sz w:val="20"/>
                <w:szCs w:val="20"/>
              </w:rPr>
            </w:pPr>
            <w:r>
              <w:rPr>
                <w:sz w:val="20"/>
                <w:szCs w:val="20"/>
              </w:rPr>
              <w:t>0</w:t>
            </w:r>
          </w:p>
        </w:tc>
        <w:tc>
          <w:tcPr>
            <w:tcW w:w="0" w:type="auto"/>
            <w:vAlign w:val="center"/>
            <w:hideMark/>
          </w:tcPr>
          <w:p w14:paraId="2ED34949" w14:textId="77777777" w:rsidR="004A399F" w:rsidRPr="004A399F" w:rsidRDefault="004A399F" w:rsidP="004A399F">
            <w:pPr>
              <w:jc w:val="right"/>
              <w:rPr>
                <w:sz w:val="20"/>
                <w:szCs w:val="20"/>
              </w:rPr>
            </w:pPr>
            <w:r>
              <w:rPr>
                <w:sz w:val="20"/>
                <w:szCs w:val="20"/>
              </w:rPr>
              <w:t>0</w:t>
            </w:r>
          </w:p>
        </w:tc>
      </w:tr>
      <w:tr w:rsidR="004A399F" w:rsidRPr="004A399F" w14:paraId="3F0B5829" w14:textId="77777777" w:rsidTr="004A399F">
        <w:trPr>
          <w:trHeight w:val="215"/>
          <w:tblCellSpacing w:w="15" w:type="dxa"/>
        </w:trPr>
        <w:tc>
          <w:tcPr>
            <w:tcW w:w="0" w:type="auto"/>
            <w:vAlign w:val="center"/>
            <w:hideMark/>
          </w:tcPr>
          <w:p w14:paraId="2F093630" w14:textId="77777777" w:rsidR="004A399F" w:rsidRPr="004A399F" w:rsidRDefault="004A399F" w:rsidP="004A399F">
            <w:pPr>
              <w:rPr>
                <w:sz w:val="20"/>
                <w:szCs w:val="20"/>
              </w:rPr>
            </w:pPr>
            <w:r>
              <w:rPr>
                <w:sz w:val="20"/>
                <w:szCs w:val="20"/>
              </w:rPr>
              <w:t>5/8/2025</w:t>
            </w:r>
          </w:p>
        </w:tc>
        <w:tc>
          <w:tcPr>
            <w:tcW w:w="0" w:type="auto"/>
            <w:vAlign w:val="center"/>
            <w:hideMark/>
          </w:tcPr>
          <w:p w14:paraId="0F708E02" w14:textId="77777777" w:rsidR="004A399F" w:rsidRPr="004A399F" w:rsidRDefault="004A399F" w:rsidP="004A399F">
            <w:pPr>
              <w:jc w:val="right"/>
              <w:rPr>
                <w:sz w:val="20"/>
                <w:szCs w:val="20"/>
              </w:rPr>
            </w:pPr>
            <w:r>
              <w:rPr>
                <w:sz w:val="20"/>
                <w:szCs w:val="20"/>
              </w:rPr>
              <w:t>2</w:t>
            </w:r>
          </w:p>
        </w:tc>
        <w:tc>
          <w:tcPr>
            <w:tcW w:w="0" w:type="auto"/>
            <w:vAlign w:val="center"/>
            <w:hideMark/>
          </w:tcPr>
          <w:p w14:paraId="6C048989" w14:textId="77777777" w:rsidR="004A399F" w:rsidRPr="004A399F" w:rsidRDefault="004A399F" w:rsidP="004A399F">
            <w:pPr>
              <w:jc w:val="right"/>
              <w:rPr>
                <w:sz w:val="20"/>
                <w:szCs w:val="20"/>
              </w:rPr>
            </w:pPr>
            <w:r>
              <w:rPr>
                <w:sz w:val="20"/>
                <w:szCs w:val="20"/>
              </w:rPr>
              <w:t>2</w:t>
            </w:r>
          </w:p>
        </w:tc>
        <w:tc>
          <w:tcPr>
            <w:tcW w:w="0" w:type="auto"/>
            <w:vAlign w:val="center"/>
            <w:hideMark/>
          </w:tcPr>
          <w:p w14:paraId="051D506C" w14:textId="77777777" w:rsidR="004A399F" w:rsidRPr="004A399F" w:rsidRDefault="004A399F" w:rsidP="004A399F">
            <w:pPr>
              <w:jc w:val="right"/>
              <w:rPr>
                <w:sz w:val="20"/>
                <w:szCs w:val="20"/>
              </w:rPr>
            </w:pPr>
            <w:r>
              <w:rPr>
                <w:sz w:val="20"/>
                <w:szCs w:val="20"/>
              </w:rPr>
              <w:t>0</w:t>
            </w:r>
          </w:p>
        </w:tc>
        <w:tc>
          <w:tcPr>
            <w:tcW w:w="0" w:type="auto"/>
            <w:vAlign w:val="center"/>
            <w:hideMark/>
          </w:tcPr>
          <w:p w14:paraId="50A2F841" w14:textId="77777777" w:rsidR="004A399F" w:rsidRPr="004A399F" w:rsidRDefault="004A399F" w:rsidP="004A399F">
            <w:pPr>
              <w:jc w:val="right"/>
              <w:rPr>
                <w:sz w:val="20"/>
                <w:szCs w:val="20"/>
              </w:rPr>
            </w:pPr>
            <w:r>
              <w:rPr>
                <w:sz w:val="20"/>
                <w:szCs w:val="20"/>
              </w:rPr>
              <w:t>0</w:t>
            </w:r>
          </w:p>
        </w:tc>
        <w:tc>
          <w:tcPr>
            <w:tcW w:w="0" w:type="auto"/>
            <w:vAlign w:val="center"/>
            <w:hideMark/>
          </w:tcPr>
          <w:p w14:paraId="171AB839" w14:textId="77777777" w:rsidR="004A399F" w:rsidRPr="004A399F" w:rsidRDefault="004A399F" w:rsidP="004A399F">
            <w:pPr>
              <w:jc w:val="right"/>
              <w:rPr>
                <w:sz w:val="20"/>
                <w:szCs w:val="20"/>
              </w:rPr>
            </w:pPr>
            <w:r>
              <w:rPr>
                <w:sz w:val="20"/>
                <w:szCs w:val="20"/>
              </w:rPr>
              <w:t>0</w:t>
            </w:r>
          </w:p>
        </w:tc>
        <w:tc>
          <w:tcPr>
            <w:tcW w:w="0" w:type="auto"/>
            <w:vAlign w:val="center"/>
            <w:hideMark/>
          </w:tcPr>
          <w:p w14:paraId="771A17AE" w14:textId="77777777" w:rsidR="004A399F" w:rsidRPr="004A399F" w:rsidRDefault="004A399F" w:rsidP="004A399F">
            <w:pPr>
              <w:jc w:val="right"/>
              <w:rPr>
                <w:sz w:val="20"/>
                <w:szCs w:val="20"/>
              </w:rPr>
            </w:pPr>
            <w:r>
              <w:rPr>
                <w:sz w:val="20"/>
                <w:szCs w:val="20"/>
              </w:rPr>
              <w:t>0</w:t>
            </w:r>
          </w:p>
        </w:tc>
      </w:tr>
      <w:tr w:rsidR="004A399F" w:rsidRPr="004A399F" w14:paraId="1CBE7507" w14:textId="77777777" w:rsidTr="004A399F">
        <w:trPr>
          <w:trHeight w:val="215"/>
          <w:tblCellSpacing w:w="15" w:type="dxa"/>
        </w:trPr>
        <w:tc>
          <w:tcPr>
            <w:tcW w:w="0" w:type="auto"/>
            <w:vAlign w:val="center"/>
            <w:hideMark/>
          </w:tcPr>
          <w:p w14:paraId="3141F097" w14:textId="77777777" w:rsidR="004A399F" w:rsidRPr="004A399F" w:rsidRDefault="004A399F" w:rsidP="004A399F">
            <w:pPr>
              <w:rPr>
                <w:sz w:val="20"/>
                <w:szCs w:val="20"/>
              </w:rPr>
            </w:pPr>
            <w:r>
              <w:rPr>
                <w:sz w:val="20"/>
                <w:szCs w:val="20"/>
              </w:rPr>
              <w:t>5/13/2025</w:t>
            </w:r>
          </w:p>
        </w:tc>
        <w:tc>
          <w:tcPr>
            <w:tcW w:w="0" w:type="auto"/>
            <w:vAlign w:val="center"/>
            <w:hideMark/>
          </w:tcPr>
          <w:p w14:paraId="49B7A693" w14:textId="77777777" w:rsidR="004A399F" w:rsidRPr="004A399F" w:rsidRDefault="004A399F" w:rsidP="004A399F">
            <w:pPr>
              <w:jc w:val="right"/>
              <w:rPr>
                <w:sz w:val="20"/>
                <w:szCs w:val="20"/>
              </w:rPr>
            </w:pPr>
            <w:r>
              <w:rPr>
                <w:sz w:val="20"/>
                <w:szCs w:val="20"/>
              </w:rPr>
              <w:t>1</w:t>
            </w:r>
          </w:p>
        </w:tc>
        <w:tc>
          <w:tcPr>
            <w:tcW w:w="0" w:type="auto"/>
            <w:vAlign w:val="center"/>
            <w:hideMark/>
          </w:tcPr>
          <w:p w14:paraId="257E2773" w14:textId="77777777" w:rsidR="004A399F" w:rsidRPr="004A399F" w:rsidRDefault="004A399F" w:rsidP="004A399F">
            <w:pPr>
              <w:jc w:val="right"/>
              <w:rPr>
                <w:sz w:val="20"/>
                <w:szCs w:val="20"/>
              </w:rPr>
            </w:pPr>
            <w:r>
              <w:rPr>
                <w:sz w:val="20"/>
                <w:szCs w:val="20"/>
              </w:rPr>
              <w:t>1</w:t>
            </w:r>
          </w:p>
        </w:tc>
        <w:tc>
          <w:tcPr>
            <w:tcW w:w="0" w:type="auto"/>
            <w:vAlign w:val="center"/>
            <w:hideMark/>
          </w:tcPr>
          <w:p w14:paraId="73BC3CA4" w14:textId="77777777" w:rsidR="004A399F" w:rsidRPr="004A399F" w:rsidRDefault="004A399F" w:rsidP="004A399F">
            <w:pPr>
              <w:jc w:val="right"/>
              <w:rPr>
                <w:sz w:val="20"/>
                <w:szCs w:val="20"/>
              </w:rPr>
            </w:pPr>
            <w:r>
              <w:rPr>
                <w:sz w:val="20"/>
                <w:szCs w:val="20"/>
              </w:rPr>
              <w:t>0</w:t>
            </w:r>
          </w:p>
        </w:tc>
        <w:tc>
          <w:tcPr>
            <w:tcW w:w="0" w:type="auto"/>
            <w:vAlign w:val="center"/>
            <w:hideMark/>
          </w:tcPr>
          <w:p w14:paraId="176F65ED" w14:textId="77777777" w:rsidR="004A399F" w:rsidRPr="004A399F" w:rsidRDefault="004A399F" w:rsidP="004A399F">
            <w:pPr>
              <w:jc w:val="right"/>
              <w:rPr>
                <w:sz w:val="20"/>
                <w:szCs w:val="20"/>
              </w:rPr>
            </w:pPr>
            <w:r>
              <w:rPr>
                <w:sz w:val="20"/>
                <w:szCs w:val="20"/>
              </w:rPr>
              <w:t>0</w:t>
            </w:r>
          </w:p>
        </w:tc>
        <w:tc>
          <w:tcPr>
            <w:tcW w:w="0" w:type="auto"/>
            <w:vAlign w:val="center"/>
            <w:hideMark/>
          </w:tcPr>
          <w:p w14:paraId="27A602CD" w14:textId="77777777" w:rsidR="004A399F" w:rsidRPr="004A399F" w:rsidRDefault="004A399F" w:rsidP="004A399F">
            <w:pPr>
              <w:jc w:val="right"/>
              <w:rPr>
                <w:sz w:val="20"/>
                <w:szCs w:val="20"/>
              </w:rPr>
            </w:pPr>
            <w:r>
              <w:rPr>
                <w:sz w:val="20"/>
                <w:szCs w:val="20"/>
              </w:rPr>
              <w:t>0</w:t>
            </w:r>
          </w:p>
        </w:tc>
        <w:tc>
          <w:tcPr>
            <w:tcW w:w="0" w:type="auto"/>
            <w:vAlign w:val="center"/>
            <w:hideMark/>
          </w:tcPr>
          <w:p w14:paraId="26C633D0" w14:textId="77777777" w:rsidR="004A399F" w:rsidRPr="004A399F" w:rsidRDefault="004A399F" w:rsidP="004A399F">
            <w:pPr>
              <w:jc w:val="right"/>
              <w:rPr>
                <w:sz w:val="20"/>
                <w:szCs w:val="20"/>
              </w:rPr>
            </w:pPr>
            <w:r>
              <w:rPr>
                <w:sz w:val="20"/>
                <w:szCs w:val="20"/>
              </w:rPr>
              <w:t>0</w:t>
            </w:r>
          </w:p>
        </w:tc>
      </w:tr>
      <w:tr w:rsidR="004A399F" w:rsidRPr="004A399F" w14:paraId="5FEEE847" w14:textId="77777777" w:rsidTr="004A399F">
        <w:trPr>
          <w:trHeight w:val="172"/>
          <w:tblCellSpacing w:w="15" w:type="dxa"/>
        </w:trPr>
        <w:tc>
          <w:tcPr>
            <w:tcW w:w="0" w:type="auto"/>
            <w:vAlign w:val="center"/>
            <w:hideMark/>
          </w:tcPr>
          <w:p w14:paraId="519C4570" w14:textId="77777777" w:rsidR="004A399F" w:rsidRPr="004A399F" w:rsidRDefault="004A399F" w:rsidP="004A399F">
            <w:pPr>
              <w:rPr>
                <w:sz w:val="20"/>
                <w:szCs w:val="20"/>
              </w:rPr>
            </w:pPr>
            <w:r>
              <w:rPr>
                <w:sz w:val="20"/>
                <w:szCs w:val="20"/>
              </w:rPr>
              <w:t>5/14/2025</w:t>
            </w:r>
          </w:p>
        </w:tc>
        <w:tc>
          <w:tcPr>
            <w:tcW w:w="0" w:type="auto"/>
            <w:vAlign w:val="center"/>
            <w:hideMark/>
          </w:tcPr>
          <w:p w14:paraId="7320C6DB" w14:textId="77777777" w:rsidR="004A399F" w:rsidRPr="004A399F" w:rsidRDefault="004A399F" w:rsidP="004A399F">
            <w:pPr>
              <w:jc w:val="right"/>
              <w:rPr>
                <w:sz w:val="20"/>
                <w:szCs w:val="20"/>
              </w:rPr>
            </w:pPr>
            <w:r>
              <w:rPr>
                <w:sz w:val="20"/>
                <w:szCs w:val="20"/>
              </w:rPr>
              <w:t>2</w:t>
            </w:r>
          </w:p>
        </w:tc>
        <w:tc>
          <w:tcPr>
            <w:tcW w:w="0" w:type="auto"/>
            <w:vAlign w:val="center"/>
            <w:hideMark/>
          </w:tcPr>
          <w:p w14:paraId="4B79B259" w14:textId="77777777" w:rsidR="004A399F" w:rsidRPr="004A399F" w:rsidRDefault="004A399F" w:rsidP="004A399F">
            <w:pPr>
              <w:jc w:val="right"/>
              <w:rPr>
                <w:sz w:val="20"/>
                <w:szCs w:val="20"/>
              </w:rPr>
            </w:pPr>
            <w:r>
              <w:rPr>
                <w:sz w:val="20"/>
                <w:szCs w:val="20"/>
              </w:rPr>
              <w:t>2</w:t>
            </w:r>
          </w:p>
        </w:tc>
        <w:tc>
          <w:tcPr>
            <w:tcW w:w="0" w:type="auto"/>
            <w:vAlign w:val="center"/>
            <w:hideMark/>
          </w:tcPr>
          <w:p w14:paraId="16BBE4AA" w14:textId="77777777" w:rsidR="004A399F" w:rsidRPr="004A399F" w:rsidRDefault="004A399F" w:rsidP="004A399F">
            <w:pPr>
              <w:jc w:val="right"/>
              <w:rPr>
                <w:sz w:val="20"/>
                <w:szCs w:val="20"/>
              </w:rPr>
            </w:pPr>
            <w:r>
              <w:rPr>
                <w:sz w:val="20"/>
                <w:szCs w:val="20"/>
              </w:rPr>
              <w:t>0</w:t>
            </w:r>
          </w:p>
        </w:tc>
        <w:tc>
          <w:tcPr>
            <w:tcW w:w="0" w:type="auto"/>
            <w:vAlign w:val="center"/>
            <w:hideMark/>
          </w:tcPr>
          <w:p w14:paraId="4140098D" w14:textId="77777777" w:rsidR="004A399F" w:rsidRPr="004A399F" w:rsidRDefault="004A399F" w:rsidP="004A399F">
            <w:pPr>
              <w:jc w:val="right"/>
              <w:rPr>
                <w:sz w:val="20"/>
                <w:szCs w:val="20"/>
              </w:rPr>
            </w:pPr>
            <w:r>
              <w:rPr>
                <w:sz w:val="20"/>
                <w:szCs w:val="20"/>
              </w:rPr>
              <w:t>0</w:t>
            </w:r>
          </w:p>
        </w:tc>
        <w:tc>
          <w:tcPr>
            <w:tcW w:w="0" w:type="auto"/>
            <w:vAlign w:val="center"/>
            <w:hideMark/>
          </w:tcPr>
          <w:p w14:paraId="50BB3E1D" w14:textId="77777777" w:rsidR="004A399F" w:rsidRPr="004A399F" w:rsidRDefault="004A399F" w:rsidP="004A399F">
            <w:pPr>
              <w:jc w:val="right"/>
              <w:rPr>
                <w:sz w:val="20"/>
                <w:szCs w:val="20"/>
              </w:rPr>
            </w:pPr>
            <w:r>
              <w:rPr>
                <w:sz w:val="20"/>
                <w:szCs w:val="20"/>
              </w:rPr>
              <w:t>0</w:t>
            </w:r>
          </w:p>
        </w:tc>
        <w:tc>
          <w:tcPr>
            <w:tcW w:w="0" w:type="auto"/>
            <w:vAlign w:val="center"/>
            <w:hideMark/>
          </w:tcPr>
          <w:p w14:paraId="3A4ABAD9" w14:textId="77777777" w:rsidR="004A399F" w:rsidRPr="004A399F" w:rsidRDefault="004A399F" w:rsidP="004A399F">
            <w:pPr>
              <w:jc w:val="right"/>
              <w:rPr>
                <w:sz w:val="20"/>
                <w:szCs w:val="20"/>
              </w:rPr>
            </w:pPr>
            <w:r>
              <w:rPr>
                <w:sz w:val="20"/>
                <w:szCs w:val="20"/>
              </w:rPr>
              <w:t>0</w:t>
            </w:r>
          </w:p>
        </w:tc>
      </w:tr>
      <w:tr w:rsidR="004A399F" w:rsidRPr="004A399F" w14:paraId="7DEEFA38" w14:textId="77777777" w:rsidTr="004A399F">
        <w:trPr>
          <w:trHeight w:val="215"/>
          <w:tblCellSpacing w:w="15" w:type="dxa"/>
        </w:trPr>
        <w:tc>
          <w:tcPr>
            <w:tcW w:w="0" w:type="auto"/>
            <w:vAlign w:val="center"/>
            <w:hideMark/>
          </w:tcPr>
          <w:p w14:paraId="6B51D6A3" w14:textId="77777777" w:rsidR="004A399F" w:rsidRPr="004A399F" w:rsidRDefault="004A399F" w:rsidP="004A399F">
            <w:pPr>
              <w:rPr>
                <w:sz w:val="20"/>
                <w:szCs w:val="20"/>
              </w:rPr>
            </w:pPr>
            <w:r>
              <w:rPr>
                <w:sz w:val="20"/>
                <w:szCs w:val="20"/>
              </w:rPr>
              <w:t>5/19/2025</w:t>
            </w:r>
          </w:p>
        </w:tc>
        <w:tc>
          <w:tcPr>
            <w:tcW w:w="0" w:type="auto"/>
            <w:vAlign w:val="center"/>
            <w:hideMark/>
          </w:tcPr>
          <w:p w14:paraId="3DA42C2B" w14:textId="77777777" w:rsidR="004A399F" w:rsidRPr="004A399F" w:rsidRDefault="004A399F" w:rsidP="004A399F">
            <w:pPr>
              <w:jc w:val="right"/>
              <w:rPr>
                <w:sz w:val="20"/>
                <w:szCs w:val="20"/>
              </w:rPr>
            </w:pPr>
            <w:r>
              <w:rPr>
                <w:sz w:val="20"/>
                <w:szCs w:val="20"/>
              </w:rPr>
              <w:t>1</w:t>
            </w:r>
          </w:p>
        </w:tc>
        <w:tc>
          <w:tcPr>
            <w:tcW w:w="0" w:type="auto"/>
            <w:vAlign w:val="center"/>
            <w:hideMark/>
          </w:tcPr>
          <w:p w14:paraId="5E3F3853" w14:textId="77777777" w:rsidR="004A399F" w:rsidRPr="004A399F" w:rsidRDefault="004A399F" w:rsidP="004A399F">
            <w:pPr>
              <w:jc w:val="right"/>
              <w:rPr>
                <w:sz w:val="20"/>
                <w:szCs w:val="20"/>
              </w:rPr>
            </w:pPr>
            <w:r>
              <w:rPr>
                <w:sz w:val="20"/>
                <w:szCs w:val="20"/>
              </w:rPr>
              <w:t>1</w:t>
            </w:r>
          </w:p>
        </w:tc>
        <w:tc>
          <w:tcPr>
            <w:tcW w:w="0" w:type="auto"/>
            <w:vAlign w:val="center"/>
            <w:hideMark/>
          </w:tcPr>
          <w:p w14:paraId="3A60A5AA" w14:textId="77777777" w:rsidR="004A399F" w:rsidRPr="004A399F" w:rsidRDefault="004A399F" w:rsidP="004A399F">
            <w:pPr>
              <w:jc w:val="right"/>
              <w:rPr>
                <w:sz w:val="20"/>
                <w:szCs w:val="20"/>
              </w:rPr>
            </w:pPr>
            <w:r>
              <w:rPr>
                <w:sz w:val="20"/>
                <w:szCs w:val="20"/>
              </w:rPr>
              <w:t>0</w:t>
            </w:r>
          </w:p>
        </w:tc>
        <w:tc>
          <w:tcPr>
            <w:tcW w:w="0" w:type="auto"/>
            <w:vAlign w:val="center"/>
            <w:hideMark/>
          </w:tcPr>
          <w:p w14:paraId="28C0389C" w14:textId="77777777" w:rsidR="004A399F" w:rsidRPr="004A399F" w:rsidRDefault="004A399F" w:rsidP="004A399F">
            <w:pPr>
              <w:jc w:val="right"/>
              <w:rPr>
                <w:sz w:val="20"/>
                <w:szCs w:val="20"/>
              </w:rPr>
            </w:pPr>
            <w:r>
              <w:rPr>
                <w:sz w:val="20"/>
                <w:szCs w:val="20"/>
              </w:rPr>
              <w:t>0</w:t>
            </w:r>
          </w:p>
        </w:tc>
        <w:tc>
          <w:tcPr>
            <w:tcW w:w="0" w:type="auto"/>
            <w:vAlign w:val="center"/>
            <w:hideMark/>
          </w:tcPr>
          <w:p w14:paraId="714887F1" w14:textId="77777777" w:rsidR="004A399F" w:rsidRPr="004A399F" w:rsidRDefault="004A399F" w:rsidP="004A399F">
            <w:pPr>
              <w:jc w:val="right"/>
              <w:rPr>
                <w:sz w:val="20"/>
                <w:szCs w:val="20"/>
              </w:rPr>
            </w:pPr>
            <w:r>
              <w:rPr>
                <w:sz w:val="20"/>
                <w:szCs w:val="20"/>
              </w:rPr>
              <w:t>0</w:t>
            </w:r>
          </w:p>
        </w:tc>
        <w:tc>
          <w:tcPr>
            <w:tcW w:w="0" w:type="auto"/>
            <w:vAlign w:val="center"/>
            <w:hideMark/>
          </w:tcPr>
          <w:p w14:paraId="06942F80" w14:textId="77777777" w:rsidR="004A399F" w:rsidRPr="004A399F" w:rsidRDefault="004A399F" w:rsidP="004A399F">
            <w:pPr>
              <w:jc w:val="right"/>
              <w:rPr>
                <w:sz w:val="20"/>
                <w:szCs w:val="20"/>
              </w:rPr>
            </w:pPr>
            <w:r>
              <w:rPr>
                <w:sz w:val="20"/>
                <w:szCs w:val="20"/>
              </w:rPr>
              <w:t>0</w:t>
            </w:r>
          </w:p>
        </w:tc>
      </w:tr>
      <w:tr w:rsidR="004A399F" w:rsidRPr="004A399F" w14:paraId="5A569B7F" w14:textId="77777777" w:rsidTr="004A399F">
        <w:trPr>
          <w:trHeight w:val="215"/>
          <w:tblCellSpacing w:w="15" w:type="dxa"/>
        </w:trPr>
        <w:tc>
          <w:tcPr>
            <w:tcW w:w="0" w:type="auto"/>
            <w:vAlign w:val="center"/>
            <w:hideMark/>
          </w:tcPr>
          <w:p w14:paraId="54022370" w14:textId="77777777" w:rsidR="004A399F" w:rsidRPr="004A399F" w:rsidRDefault="004A399F" w:rsidP="004A399F">
            <w:pPr>
              <w:rPr>
                <w:sz w:val="20"/>
                <w:szCs w:val="20"/>
              </w:rPr>
            </w:pPr>
            <w:r>
              <w:rPr>
                <w:sz w:val="20"/>
                <w:szCs w:val="20"/>
              </w:rPr>
              <w:lastRenderedPageBreak/>
              <w:t>5/20/2025</w:t>
            </w:r>
          </w:p>
        </w:tc>
        <w:tc>
          <w:tcPr>
            <w:tcW w:w="0" w:type="auto"/>
            <w:vAlign w:val="center"/>
            <w:hideMark/>
          </w:tcPr>
          <w:p w14:paraId="71166B82" w14:textId="77777777" w:rsidR="004A399F" w:rsidRPr="004A399F" w:rsidRDefault="004A399F" w:rsidP="004A399F">
            <w:pPr>
              <w:jc w:val="right"/>
              <w:rPr>
                <w:sz w:val="20"/>
                <w:szCs w:val="20"/>
              </w:rPr>
            </w:pPr>
            <w:r>
              <w:rPr>
                <w:sz w:val="20"/>
                <w:szCs w:val="20"/>
              </w:rPr>
              <w:t>9</w:t>
            </w:r>
          </w:p>
        </w:tc>
        <w:tc>
          <w:tcPr>
            <w:tcW w:w="0" w:type="auto"/>
            <w:vAlign w:val="center"/>
            <w:hideMark/>
          </w:tcPr>
          <w:p w14:paraId="042742AE" w14:textId="77777777" w:rsidR="004A399F" w:rsidRPr="004A399F" w:rsidRDefault="004A399F" w:rsidP="004A399F">
            <w:pPr>
              <w:jc w:val="right"/>
              <w:rPr>
                <w:sz w:val="20"/>
                <w:szCs w:val="20"/>
              </w:rPr>
            </w:pPr>
            <w:r>
              <w:rPr>
                <w:sz w:val="20"/>
                <w:szCs w:val="20"/>
              </w:rPr>
              <w:t>9</w:t>
            </w:r>
          </w:p>
        </w:tc>
        <w:tc>
          <w:tcPr>
            <w:tcW w:w="0" w:type="auto"/>
            <w:vAlign w:val="center"/>
            <w:hideMark/>
          </w:tcPr>
          <w:p w14:paraId="7135C8A0" w14:textId="77777777" w:rsidR="004A399F" w:rsidRPr="004A399F" w:rsidRDefault="004A399F" w:rsidP="004A399F">
            <w:pPr>
              <w:jc w:val="right"/>
              <w:rPr>
                <w:sz w:val="20"/>
                <w:szCs w:val="20"/>
              </w:rPr>
            </w:pPr>
            <w:r>
              <w:rPr>
                <w:sz w:val="20"/>
                <w:szCs w:val="20"/>
              </w:rPr>
              <w:t>0</w:t>
            </w:r>
          </w:p>
        </w:tc>
        <w:tc>
          <w:tcPr>
            <w:tcW w:w="0" w:type="auto"/>
            <w:vAlign w:val="center"/>
            <w:hideMark/>
          </w:tcPr>
          <w:p w14:paraId="375EA3E7" w14:textId="77777777" w:rsidR="004A399F" w:rsidRPr="004A399F" w:rsidRDefault="004A399F" w:rsidP="004A399F">
            <w:pPr>
              <w:jc w:val="right"/>
              <w:rPr>
                <w:sz w:val="20"/>
                <w:szCs w:val="20"/>
              </w:rPr>
            </w:pPr>
            <w:r>
              <w:rPr>
                <w:sz w:val="20"/>
                <w:szCs w:val="20"/>
              </w:rPr>
              <w:t>0</w:t>
            </w:r>
          </w:p>
        </w:tc>
        <w:tc>
          <w:tcPr>
            <w:tcW w:w="0" w:type="auto"/>
            <w:vAlign w:val="center"/>
            <w:hideMark/>
          </w:tcPr>
          <w:p w14:paraId="44C29F79" w14:textId="77777777" w:rsidR="004A399F" w:rsidRPr="004A399F" w:rsidRDefault="004A399F" w:rsidP="004A399F">
            <w:pPr>
              <w:jc w:val="right"/>
              <w:rPr>
                <w:sz w:val="20"/>
                <w:szCs w:val="20"/>
              </w:rPr>
            </w:pPr>
            <w:r>
              <w:rPr>
                <w:sz w:val="20"/>
                <w:szCs w:val="20"/>
              </w:rPr>
              <w:t>0</w:t>
            </w:r>
          </w:p>
        </w:tc>
        <w:tc>
          <w:tcPr>
            <w:tcW w:w="0" w:type="auto"/>
            <w:vAlign w:val="center"/>
            <w:hideMark/>
          </w:tcPr>
          <w:p w14:paraId="796CB487" w14:textId="77777777" w:rsidR="004A399F" w:rsidRPr="004A399F" w:rsidRDefault="004A399F" w:rsidP="004A399F">
            <w:pPr>
              <w:jc w:val="right"/>
              <w:rPr>
                <w:sz w:val="20"/>
                <w:szCs w:val="20"/>
              </w:rPr>
            </w:pPr>
            <w:r>
              <w:rPr>
                <w:sz w:val="20"/>
                <w:szCs w:val="20"/>
              </w:rPr>
              <w:t>0</w:t>
            </w:r>
          </w:p>
        </w:tc>
      </w:tr>
      <w:tr w:rsidR="004A399F" w:rsidRPr="004A399F" w14:paraId="5BB3DE13" w14:textId="77777777" w:rsidTr="004A399F">
        <w:trPr>
          <w:trHeight w:val="215"/>
          <w:tblCellSpacing w:w="15" w:type="dxa"/>
        </w:trPr>
        <w:tc>
          <w:tcPr>
            <w:tcW w:w="0" w:type="auto"/>
            <w:vAlign w:val="center"/>
            <w:hideMark/>
          </w:tcPr>
          <w:p w14:paraId="47984C1A" w14:textId="77777777" w:rsidR="004A399F" w:rsidRPr="004A399F" w:rsidRDefault="004A399F" w:rsidP="004A399F">
            <w:pPr>
              <w:rPr>
                <w:sz w:val="20"/>
                <w:szCs w:val="20"/>
              </w:rPr>
            </w:pPr>
            <w:r>
              <w:rPr>
                <w:sz w:val="20"/>
                <w:szCs w:val="20"/>
              </w:rPr>
              <w:t>5/27/2025</w:t>
            </w:r>
          </w:p>
        </w:tc>
        <w:tc>
          <w:tcPr>
            <w:tcW w:w="0" w:type="auto"/>
            <w:vAlign w:val="center"/>
            <w:hideMark/>
          </w:tcPr>
          <w:p w14:paraId="38AC49AD" w14:textId="77777777" w:rsidR="004A399F" w:rsidRPr="004A399F" w:rsidRDefault="004A399F" w:rsidP="004A399F">
            <w:pPr>
              <w:jc w:val="right"/>
              <w:rPr>
                <w:sz w:val="20"/>
                <w:szCs w:val="20"/>
              </w:rPr>
            </w:pPr>
            <w:r>
              <w:rPr>
                <w:sz w:val="20"/>
                <w:szCs w:val="20"/>
              </w:rPr>
              <w:t>6</w:t>
            </w:r>
          </w:p>
        </w:tc>
        <w:tc>
          <w:tcPr>
            <w:tcW w:w="0" w:type="auto"/>
            <w:vAlign w:val="center"/>
            <w:hideMark/>
          </w:tcPr>
          <w:p w14:paraId="44934F95" w14:textId="77777777" w:rsidR="004A399F" w:rsidRPr="004A399F" w:rsidRDefault="004A399F" w:rsidP="004A399F">
            <w:pPr>
              <w:jc w:val="right"/>
              <w:rPr>
                <w:sz w:val="20"/>
                <w:szCs w:val="20"/>
              </w:rPr>
            </w:pPr>
            <w:r>
              <w:rPr>
                <w:sz w:val="20"/>
                <w:szCs w:val="20"/>
              </w:rPr>
              <w:t>6</w:t>
            </w:r>
          </w:p>
        </w:tc>
        <w:tc>
          <w:tcPr>
            <w:tcW w:w="0" w:type="auto"/>
            <w:vAlign w:val="center"/>
            <w:hideMark/>
          </w:tcPr>
          <w:p w14:paraId="6260E9E2" w14:textId="77777777" w:rsidR="004A399F" w:rsidRPr="004A399F" w:rsidRDefault="004A399F" w:rsidP="004A399F">
            <w:pPr>
              <w:jc w:val="right"/>
              <w:rPr>
                <w:sz w:val="20"/>
                <w:szCs w:val="20"/>
              </w:rPr>
            </w:pPr>
            <w:r>
              <w:rPr>
                <w:sz w:val="20"/>
                <w:szCs w:val="20"/>
              </w:rPr>
              <w:t>0</w:t>
            </w:r>
          </w:p>
        </w:tc>
        <w:tc>
          <w:tcPr>
            <w:tcW w:w="0" w:type="auto"/>
            <w:vAlign w:val="center"/>
            <w:hideMark/>
          </w:tcPr>
          <w:p w14:paraId="3AF96C60" w14:textId="77777777" w:rsidR="004A399F" w:rsidRPr="004A399F" w:rsidRDefault="004A399F" w:rsidP="004A399F">
            <w:pPr>
              <w:jc w:val="right"/>
              <w:rPr>
                <w:sz w:val="20"/>
                <w:szCs w:val="20"/>
              </w:rPr>
            </w:pPr>
            <w:r>
              <w:rPr>
                <w:sz w:val="20"/>
                <w:szCs w:val="20"/>
              </w:rPr>
              <w:t>0</w:t>
            </w:r>
          </w:p>
        </w:tc>
        <w:tc>
          <w:tcPr>
            <w:tcW w:w="0" w:type="auto"/>
            <w:vAlign w:val="center"/>
            <w:hideMark/>
          </w:tcPr>
          <w:p w14:paraId="0DBF8096" w14:textId="77777777" w:rsidR="004A399F" w:rsidRPr="004A399F" w:rsidRDefault="004A399F" w:rsidP="004A399F">
            <w:pPr>
              <w:jc w:val="right"/>
              <w:rPr>
                <w:sz w:val="20"/>
                <w:szCs w:val="20"/>
              </w:rPr>
            </w:pPr>
            <w:r>
              <w:rPr>
                <w:sz w:val="20"/>
                <w:szCs w:val="20"/>
              </w:rPr>
              <w:t>0</w:t>
            </w:r>
          </w:p>
        </w:tc>
        <w:tc>
          <w:tcPr>
            <w:tcW w:w="0" w:type="auto"/>
            <w:vAlign w:val="center"/>
            <w:hideMark/>
          </w:tcPr>
          <w:p w14:paraId="06B4A894" w14:textId="77777777" w:rsidR="004A399F" w:rsidRPr="004A399F" w:rsidRDefault="004A399F" w:rsidP="004A399F">
            <w:pPr>
              <w:jc w:val="right"/>
              <w:rPr>
                <w:sz w:val="20"/>
                <w:szCs w:val="20"/>
              </w:rPr>
            </w:pPr>
            <w:r>
              <w:rPr>
                <w:sz w:val="20"/>
                <w:szCs w:val="20"/>
              </w:rPr>
              <w:t>0</w:t>
            </w:r>
          </w:p>
        </w:tc>
      </w:tr>
      <w:tr w:rsidR="004A399F" w:rsidRPr="004A399F" w14:paraId="5179048A" w14:textId="77777777" w:rsidTr="004A399F">
        <w:trPr>
          <w:trHeight w:val="215"/>
          <w:tblCellSpacing w:w="15" w:type="dxa"/>
        </w:trPr>
        <w:tc>
          <w:tcPr>
            <w:tcW w:w="0" w:type="auto"/>
            <w:vAlign w:val="center"/>
            <w:hideMark/>
          </w:tcPr>
          <w:p w14:paraId="1E5B7478" w14:textId="77777777" w:rsidR="004A399F" w:rsidRPr="004A399F" w:rsidRDefault="004A399F" w:rsidP="004A399F">
            <w:pPr>
              <w:rPr>
                <w:sz w:val="20"/>
                <w:szCs w:val="20"/>
              </w:rPr>
            </w:pPr>
            <w:r>
              <w:rPr>
                <w:sz w:val="20"/>
                <w:szCs w:val="20"/>
              </w:rPr>
              <w:t>6/10/2025</w:t>
            </w:r>
          </w:p>
        </w:tc>
        <w:tc>
          <w:tcPr>
            <w:tcW w:w="0" w:type="auto"/>
            <w:vAlign w:val="center"/>
            <w:hideMark/>
          </w:tcPr>
          <w:p w14:paraId="358FD2D8" w14:textId="77777777" w:rsidR="004A399F" w:rsidRPr="004A399F" w:rsidRDefault="004A399F" w:rsidP="004A399F">
            <w:pPr>
              <w:jc w:val="right"/>
              <w:rPr>
                <w:sz w:val="20"/>
                <w:szCs w:val="20"/>
              </w:rPr>
            </w:pPr>
            <w:r>
              <w:rPr>
                <w:sz w:val="20"/>
                <w:szCs w:val="20"/>
              </w:rPr>
              <w:t>5</w:t>
            </w:r>
          </w:p>
        </w:tc>
        <w:tc>
          <w:tcPr>
            <w:tcW w:w="0" w:type="auto"/>
            <w:vAlign w:val="center"/>
            <w:hideMark/>
          </w:tcPr>
          <w:p w14:paraId="69988B99" w14:textId="77777777" w:rsidR="004A399F" w:rsidRPr="004A399F" w:rsidRDefault="004A399F" w:rsidP="004A399F">
            <w:pPr>
              <w:jc w:val="right"/>
              <w:rPr>
                <w:sz w:val="20"/>
                <w:szCs w:val="20"/>
              </w:rPr>
            </w:pPr>
            <w:r>
              <w:rPr>
                <w:sz w:val="20"/>
                <w:szCs w:val="20"/>
              </w:rPr>
              <w:t>5</w:t>
            </w:r>
          </w:p>
        </w:tc>
        <w:tc>
          <w:tcPr>
            <w:tcW w:w="0" w:type="auto"/>
            <w:vAlign w:val="center"/>
            <w:hideMark/>
          </w:tcPr>
          <w:p w14:paraId="1C305256" w14:textId="77777777" w:rsidR="004A399F" w:rsidRPr="004A399F" w:rsidRDefault="004A399F" w:rsidP="004A399F">
            <w:pPr>
              <w:jc w:val="right"/>
              <w:rPr>
                <w:sz w:val="20"/>
                <w:szCs w:val="20"/>
              </w:rPr>
            </w:pPr>
            <w:r>
              <w:rPr>
                <w:sz w:val="20"/>
                <w:szCs w:val="20"/>
              </w:rPr>
              <w:t>0</w:t>
            </w:r>
          </w:p>
        </w:tc>
        <w:tc>
          <w:tcPr>
            <w:tcW w:w="0" w:type="auto"/>
            <w:vAlign w:val="center"/>
            <w:hideMark/>
          </w:tcPr>
          <w:p w14:paraId="04D37A59" w14:textId="77777777" w:rsidR="004A399F" w:rsidRPr="004A399F" w:rsidRDefault="004A399F" w:rsidP="004A399F">
            <w:pPr>
              <w:jc w:val="right"/>
              <w:rPr>
                <w:sz w:val="20"/>
                <w:szCs w:val="20"/>
              </w:rPr>
            </w:pPr>
            <w:r>
              <w:rPr>
                <w:sz w:val="20"/>
                <w:szCs w:val="20"/>
              </w:rPr>
              <w:t>0</w:t>
            </w:r>
          </w:p>
        </w:tc>
        <w:tc>
          <w:tcPr>
            <w:tcW w:w="0" w:type="auto"/>
            <w:vAlign w:val="center"/>
            <w:hideMark/>
          </w:tcPr>
          <w:p w14:paraId="40095849" w14:textId="77777777" w:rsidR="004A399F" w:rsidRPr="004A399F" w:rsidRDefault="004A399F" w:rsidP="004A399F">
            <w:pPr>
              <w:jc w:val="right"/>
              <w:rPr>
                <w:sz w:val="20"/>
                <w:szCs w:val="20"/>
              </w:rPr>
            </w:pPr>
            <w:r>
              <w:rPr>
                <w:sz w:val="20"/>
                <w:szCs w:val="20"/>
              </w:rPr>
              <w:t>0</w:t>
            </w:r>
          </w:p>
        </w:tc>
        <w:tc>
          <w:tcPr>
            <w:tcW w:w="0" w:type="auto"/>
            <w:vAlign w:val="center"/>
            <w:hideMark/>
          </w:tcPr>
          <w:p w14:paraId="418CCBF3" w14:textId="77777777" w:rsidR="004A399F" w:rsidRPr="004A399F" w:rsidRDefault="004A399F" w:rsidP="004A399F">
            <w:pPr>
              <w:jc w:val="right"/>
              <w:rPr>
                <w:sz w:val="20"/>
                <w:szCs w:val="20"/>
              </w:rPr>
            </w:pPr>
            <w:r>
              <w:rPr>
                <w:sz w:val="20"/>
                <w:szCs w:val="20"/>
              </w:rPr>
              <w:t>0</w:t>
            </w:r>
          </w:p>
        </w:tc>
      </w:tr>
      <w:tr w:rsidR="004A399F" w:rsidRPr="004A399F" w14:paraId="4C1A1873" w14:textId="77777777" w:rsidTr="004A399F">
        <w:trPr>
          <w:trHeight w:val="172"/>
          <w:tblCellSpacing w:w="15" w:type="dxa"/>
        </w:trPr>
        <w:tc>
          <w:tcPr>
            <w:tcW w:w="0" w:type="auto"/>
            <w:vAlign w:val="center"/>
            <w:hideMark/>
          </w:tcPr>
          <w:p w14:paraId="2AB0051D" w14:textId="77777777" w:rsidR="004A399F" w:rsidRPr="004A399F" w:rsidRDefault="004A399F" w:rsidP="004A399F">
            <w:pPr>
              <w:rPr>
                <w:sz w:val="20"/>
                <w:szCs w:val="20"/>
              </w:rPr>
            </w:pPr>
            <w:r>
              <w:rPr>
                <w:sz w:val="20"/>
                <w:szCs w:val="20"/>
              </w:rPr>
              <w:t>6/11/2025</w:t>
            </w:r>
          </w:p>
        </w:tc>
        <w:tc>
          <w:tcPr>
            <w:tcW w:w="0" w:type="auto"/>
            <w:vAlign w:val="center"/>
            <w:hideMark/>
          </w:tcPr>
          <w:p w14:paraId="3DC1015A" w14:textId="77777777" w:rsidR="004A399F" w:rsidRPr="004A399F" w:rsidRDefault="004A399F" w:rsidP="004A399F">
            <w:pPr>
              <w:jc w:val="right"/>
              <w:rPr>
                <w:sz w:val="20"/>
                <w:szCs w:val="20"/>
              </w:rPr>
            </w:pPr>
            <w:r>
              <w:rPr>
                <w:sz w:val="20"/>
                <w:szCs w:val="20"/>
              </w:rPr>
              <w:t>2</w:t>
            </w:r>
          </w:p>
        </w:tc>
        <w:tc>
          <w:tcPr>
            <w:tcW w:w="0" w:type="auto"/>
            <w:vAlign w:val="center"/>
            <w:hideMark/>
          </w:tcPr>
          <w:p w14:paraId="305DAF0A" w14:textId="77777777" w:rsidR="004A399F" w:rsidRPr="004A399F" w:rsidRDefault="004A399F" w:rsidP="004A399F">
            <w:pPr>
              <w:jc w:val="right"/>
              <w:rPr>
                <w:sz w:val="20"/>
                <w:szCs w:val="20"/>
              </w:rPr>
            </w:pPr>
            <w:r>
              <w:rPr>
                <w:sz w:val="20"/>
                <w:szCs w:val="20"/>
              </w:rPr>
              <w:t>2</w:t>
            </w:r>
          </w:p>
        </w:tc>
        <w:tc>
          <w:tcPr>
            <w:tcW w:w="0" w:type="auto"/>
            <w:vAlign w:val="center"/>
            <w:hideMark/>
          </w:tcPr>
          <w:p w14:paraId="1510E834" w14:textId="77777777" w:rsidR="004A399F" w:rsidRPr="004A399F" w:rsidRDefault="004A399F" w:rsidP="004A399F">
            <w:pPr>
              <w:jc w:val="right"/>
              <w:rPr>
                <w:sz w:val="20"/>
                <w:szCs w:val="20"/>
              </w:rPr>
            </w:pPr>
            <w:r>
              <w:rPr>
                <w:sz w:val="20"/>
                <w:szCs w:val="20"/>
              </w:rPr>
              <w:t>0</w:t>
            </w:r>
          </w:p>
        </w:tc>
        <w:tc>
          <w:tcPr>
            <w:tcW w:w="0" w:type="auto"/>
            <w:vAlign w:val="center"/>
            <w:hideMark/>
          </w:tcPr>
          <w:p w14:paraId="44A8D700" w14:textId="77777777" w:rsidR="004A399F" w:rsidRPr="004A399F" w:rsidRDefault="004A399F" w:rsidP="004A399F">
            <w:pPr>
              <w:jc w:val="right"/>
              <w:rPr>
                <w:sz w:val="20"/>
                <w:szCs w:val="20"/>
              </w:rPr>
            </w:pPr>
            <w:r>
              <w:rPr>
                <w:sz w:val="20"/>
                <w:szCs w:val="20"/>
              </w:rPr>
              <w:t>0</w:t>
            </w:r>
          </w:p>
        </w:tc>
        <w:tc>
          <w:tcPr>
            <w:tcW w:w="0" w:type="auto"/>
            <w:vAlign w:val="center"/>
            <w:hideMark/>
          </w:tcPr>
          <w:p w14:paraId="1C4CF91D" w14:textId="77777777" w:rsidR="004A399F" w:rsidRPr="004A399F" w:rsidRDefault="004A399F" w:rsidP="004A399F">
            <w:pPr>
              <w:jc w:val="right"/>
              <w:rPr>
                <w:sz w:val="20"/>
                <w:szCs w:val="20"/>
              </w:rPr>
            </w:pPr>
            <w:r>
              <w:rPr>
                <w:sz w:val="20"/>
                <w:szCs w:val="20"/>
              </w:rPr>
              <w:t>0</w:t>
            </w:r>
          </w:p>
        </w:tc>
        <w:tc>
          <w:tcPr>
            <w:tcW w:w="0" w:type="auto"/>
            <w:vAlign w:val="center"/>
            <w:hideMark/>
          </w:tcPr>
          <w:p w14:paraId="4FFD8668" w14:textId="77777777" w:rsidR="004A399F" w:rsidRPr="004A399F" w:rsidRDefault="004A399F" w:rsidP="004A399F">
            <w:pPr>
              <w:jc w:val="right"/>
              <w:rPr>
                <w:sz w:val="20"/>
                <w:szCs w:val="20"/>
              </w:rPr>
            </w:pPr>
            <w:r>
              <w:rPr>
                <w:sz w:val="20"/>
                <w:szCs w:val="20"/>
              </w:rPr>
              <w:t>0</w:t>
            </w:r>
          </w:p>
        </w:tc>
      </w:tr>
      <w:tr w:rsidR="004A399F" w:rsidRPr="004A399F" w14:paraId="4FB29D5F" w14:textId="77777777" w:rsidTr="004A399F">
        <w:trPr>
          <w:trHeight w:val="215"/>
          <w:tblCellSpacing w:w="15" w:type="dxa"/>
        </w:trPr>
        <w:tc>
          <w:tcPr>
            <w:tcW w:w="0" w:type="auto"/>
            <w:vAlign w:val="center"/>
            <w:hideMark/>
          </w:tcPr>
          <w:p w14:paraId="2028D75C" w14:textId="77777777" w:rsidR="004A399F" w:rsidRPr="004A399F" w:rsidRDefault="004A399F" w:rsidP="004A399F">
            <w:pPr>
              <w:rPr>
                <w:sz w:val="20"/>
                <w:szCs w:val="20"/>
              </w:rPr>
            </w:pPr>
            <w:r>
              <w:rPr>
                <w:sz w:val="20"/>
                <w:szCs w:val="20"/>
              </w:rPr>
              <w:t>6/17/2025</w:t>
            </w:r>
          </w:p>
        </w:tc>
        <w:tc>
          <w:tcPr>
            <w:tcW w:w="0" w:type="auto"/>
            <w:vAlign w:val="center"/>
            <w:hideMark/>
          </w:tcPr>
          <w:p w14:paraId="59DAA742" w14:textId="77777777" w:rsidR="004A399F" w:rsidRPr="004A399F" w:rsidRDefault="004A399F" w:rsidP="004A399F">
            <w:pPr>
              <w:jc w:val="right"/>
              <w:rPr>
                <w:sz w:val="20"/>
                <w:szCs w:val="20"/>
              </w:rPr>
            </w:pPr>
            <w:r>
              <w:rPr>
                <w:sz w:val="20"/>
                <w:szCs w:val="20"/>
              </w:rPr>
              <w:t>1</w:t>
            </w:r>
          </w:p>
        </w:tc>
        <w:tc>
          <w:tcPr>
            <w:tcW w:w="0" w:type="auto"/>
            <w:vAlign w:val="center"/>
            <w:hideMark/>
          </w:tcPr>
          <w:p w14:paraId="344F69B7" w14:textId="77777777" w:rsidR="004A399F" w:rsidRPr="004A399F" w:rsidRDefault="004A399F" w:rsidP="004A399F">
            <w:pPr>
              <w:jc w:val="right"/>
              <w:rPr>
                <w:sz w:val="20"/>
                <w:szCs w:val="20"/>
              </w:rPr>
            </w:pPr>
            <w:r>
              <w:rPr>
                <w:sz w:val="20"/>
                <w:szCs w:val="20"/>
              </w:rPr>
              <w:t>1</w:t>
            </w:r>
          </w:p>
        </w:tc>
        <w:tc>
          <w:tcPr>
            <w:tcW w:w="0" w:type="auto"/>
            <w:vAlign w:val="center"/>
            <w:hideMark/>
          </w:tcPr>
          <w:p w14:paraId="65976A0B" w14:textId="77777777" w:rsidR="004A399F" w:rsidRPr="004A399F" w:rsidRDefault="004A399F" w:rsidP="004A399F">
            <w:pPr>
              <w:jc w:val="right"/>
              <w:rPr>
                <w:sz w:val="20"/>
                <w:szCs w:val="20"/>
              </w:rPr>
            </w:pPr>
            <w:r>
              <w:rPr>
                <w:sz w:val="20"/>
                <w:szCs w:val="20"/>
              </w:rPr>
              <w:t>0</w:t>
            </w:r>
          </w:p>
        </w:tc>
        <w:tc>
          <w:tcPr>
            <w:tcW w:w="0" w:type="auto"/>
            <w:vAlign w:val="center"/>
            <w:hideMark/>
          </w:tcPr>
          <w:p w14:paraId="7CCC1CA8" w14:textId="77777777" w:rsidR="004A399F" w:rsidRPr="004A399F" w:rsidRDefault="004A399F" w:rsidP="004A399F">
            <w:pPr>
              <w:jc w:val="right"/>
              <w:rPr>
                <w:sz w:val="20"/>
                <w:szCs w:val="20"/>
              </w:rPr>
            </w:pPr>
            <w:r>
              <w:rPr>
                <w:sz w:val="20"/>
                <w:szCs w:val="20"/>
              </w:rPr>
              <w:t>0</w:t>
            </w:r>
          </w:p>
        </w:tc>
        <w:tc>
          <w:tcPr>
            <w:tcW w:w="0" w:type="auto"/>
            <w:vAlign w:val="center"/>
            <w:hideMark/>
          </w:tcPr>
          <w:p w14:paraId="3D74521E" w14:textId="77777777" w:rsidR="004A399F" w:rsidRPr="004A399F" w:rsidRDefault="004A399F" w:rsidP="004A399F">
            <w:pPr>
              <w:jc w:val="right"/>
              <w:rPr>
                <w:sz w:val="20"/>
                <w:szCs w:val="20"/>
              </w:rPr>
            </w:pPr>
            <w:r>
              <w:rPr>
                <w:sz w:val="20"/>
                <w:szCs w:val="20"/>
              </w:rPr>
              <w:t>0</w:t>
            </w:r>
          </w:p>
        </w:tc>
        <w:tc>
          <w:tcPr>
            <w:tcW w:w="0" w:type="auto"/>
            <w:vAlign w:val="center"/>
            <w:hideMark/>
          </w:tcPr>
          <w:p w14:paraId="327F10C1" w14:textId="77777777" w:rsidR="004A399F" w:rsidRPr="004A399F" w:rsidRDefault="004A399F" w:rsidP="004A399F">
            <w:pPr>
              <w:jc w:val="right"/>
              <w:rPr>
                <w:sz w:val="20"/>
                <w:szCs w:val="20"/>
              </w:rPr>
            </w:pPr>
            <w:r>
              <w:rPr>
                <w:sz w:val="20"/>
                <w:szCs w:val="20"/>
              </w:rPr>
              <w:t>0</w:t>
            </w:r>
          </w:p>
        </w:tc>
      </w:tr>
      <w:tr w:rsidR="004A399F" w:rsidRPr="004A399F" w14:paraId="55A1D0F0" w14:textId="77777777" w:rsidTr="004A399F">
        <w:trPr>
          <w:trHeight w:val="215"/>
          <w:tblCellSpacing w:w="15" w:type="dxa"/>
        </w:trPr>
        <w:tc>
          <w:tcPr>
            <w:tcW w:w="0" w:type="auto"/>
            <w:vAlign w:val="center"/>
            <w:hideMark/>
          </w:tcPr>
          <w:p w14:paraId="124C1683" w14:textId="77777777" w:rsidR="004A399F" w:rsidRPr="004A399F" w:rsidRDefault="004A399F" w:rsidP="004A399F">
            <w:pPr>
              <w:rPr>
                <w:sz w:val="20"/>
                <w:szCs w:val="20"/>
              </w:rPr>
            </w:pPr>
            <w:r>
              <w:rPr>
                <w:sz w:val="20"/>
                <w:szCs w:val="20"/>
              </w:rPr>
              <w:t>6/18/2025</w:t>
            </w:r>
          </w:p>
        </w:tc>
        <w:tc>
          <w:tcPr>
            <w:tcW w:w="0" w:type="auto"/>
            <w:vAlign w:val="center"/>
            <w:hideMark/>
          </w:tcPr>
          <w:p w14:paraId="0C0860A2" w14:textId="77777777" w:rsidR="004A399F" w:rsidRPr="004A399F" w:rsidRDefault="004A399F" w:rsidP="004A399F">
            <w:pPr>
              <w:jc w:val="right"/>
              <w:rPr>
                <w:sz w:val="20"/>
                <w:szCs w:val="20"/>
              </w:rPr>
            </w:pPr>
            <w:r>
              <w:rPr>
                <w:sz w:val="20"/>
                <w:szCs w:val="20"/>
              </w:rPr>
              <w:t>4</w:t>
            </w:r>
          </w:p>
        </w:tc>
        <w:tc>
          <w:tcPr>
            <w:tcW w:w="0" w:type="auto"/>
            <w:vAlign w:val="center"/>
            <w:hideMark/>
          </w:tcPr>
          <w:p w14:paraId="386FCD71" w14:textId="77777777" w:rsidR="004A399F" w:rsidRPr="004A399F" w:rsidRDefault="004A399F" w:rsidP="004A399F">
            <w:pPr>
              <w:jc w:val="right"/>
              <w:rPr>
                <w:sz w:val="20"/>
                <w:szCs w:val="20"/>
              </w:rPr>
            </w:pPr>
            <w:r>
              <w:rPr>
                <w:sz w:val="20"/>
                <w:szCs w:val="20"/>
              </w:rPr>
              <w:t>3</w:t>
            </w:r>
          </w:p>
        </w:tc>
        <w:tc>
          <w:tcPr>
            <w:tcW w:w="0" w:type="auto"/>
            <w:vAlign w:val="center"/>
            <w:hideMark/>
          </w:tcPr>
          <w:p w14:paraId="3429306F" w14:textId="77777777" w:rsidR="004A399F" w:rsidRPr="004A399F" w:rsidRDefault="004A399F" w:rsidP="004A399F">
            <w:pPr>
              <w:jc w:val="right"/>
              <w:rPr>
                <w:sz w:val="20"/>
                <w:szCs w:val="20"/>
              </w:rPr>
            </w:pPr>
            <w:r>
              <w:rPr>
                <w:sz w:val="20"/>
                <w:szCs w:val="20"/>
              </w:rPr>
              <w:t>1</w:t>
            </w:r>
          </w:p>
        </w:tc>
        <w:tc>
          <w:tcPr>
            <w:tcW w:w="0" w:type="auto"/>
            <w:vAlign w:val="center"/>
            <w:hideMark/>
          </w:tcPr>
          <w:p w14:paraId="2B33D7A2" w14:textId="77777777" w:rsidR="004A399F" w:rsidRPr="004A399F" w:rsidRDefault="004A399F" w:rsidP="004A399F">
            <w:pPr>
              <w:jc w:val="right"/>
              <w:rPr>
                <w:sz w:val="20"/>
                <w:szCs w:val="20"/>
              </w:rPr>
            </w:pPr>
            <w:r>
              <w:rPr>
                <w:sz w:val="20"/>
                <w:szCs w:val="20"/>
              </w:rPr>
              <w:t>0</w:t>
            </w:r>
          </w:p>
        </w:tc>
        <w:tc>
          <w:tcPr>
            <w:tcW w:w="0" w:type="auto"/>
            <w:vAlign w:val="center"/>
            <w:hideMark/>
          </w:tcPr>
          <w:p w14:paraId="7EE43C5D" w14:textId="77777777" w:rsidR="004A399F" w:rsidRPr="004A399F" w:rsidRDefault="004A399F" w:rsidP="004A399F">
            <w:pPr>
              <w:jc w:val="right"/>
              <w:rPr>
                <w:sz w:val="20"/>
                <w:szCs w:val="20"/>
              </w:rPr>
            </w:pPr>
            <w:r>
              <w:rPr>
                <w:sz w:val="20"/>
                <w:szCs w:val="20"/>
              </w:rPr>
              <w:t>0</w:t>
            </w:r>
          </w:p>
        </w:tc>
        <w:tc>
          <w:tcPr>
            <w:tcW w:w="0" w:type="auto"/>
            <w:vAlign w:val="center"/>
            <w:hideMark/>
          </w:tcPr>
          <w:p w14:paraId="14ECA5D0" w14:textId="77777777" w:rsidR="004A399F" w:rsidRPr="004A399F" w:rsidRDefault="004A399F" w:rsidP="004A399F">
            <w:pPr>
              <w:jc w:val="right"/>
              <w:rPr>
                <w:sz w:val="20"/>
                <w:szCs w:val="20"/>
              </w:rPr>
            </w:pPr>
            <w:r>
              <w:rPr>
                <w:sz w:val="20"/>
                <w:szCs w:val="20"/>
              </w:rPr>
              <w:t>0</w:t>
            </w:r>
          </w:p>
        </w:tc>
      </w:tr>
      <w:tr w:rsidR="004A399F" w:rsidRPr="004A399F" w14:paraId="7E2BD049" w14:textId="77777777" w:rsidTr="004A399F">
        <w:trPr>
          <w:trHeight w:val="215"/>
          <w:tblCellSpacing w:w="15" w:type="dxa"/>
        </w:trPr>
        <w:tc>
          <w:tcPr>
            <w:tcW w:w="0" w:type="auto"/>
            <w:vAlign w:val="center"/>
            <w:hideMark/>
          </w:tcPr>
          <w:p w14:paraId="3BD95FC1" w14:textId="77777777" w:rsidR="004A399F" w:rsidRPr="004A399F" w:rsidRDefault="004A399F" w:rsidP="004A399F">
            <w:pPr>
              <w:rPr>
                <w:sz w:val="20"/>
                <w:szCs w:val="20"/>
              </w:rPr>
            </w:pPr>
            <w:r>
              <w:rPr>
                <w:sz w:val="20"/>
                <w:szCs w:val="20"/>
              </w:rPr>
              <w:t>6/19/2025</w:t>
            </w:r>
          </w:p>
        </w:tc>
        <w:tc>
          <w:tcPr>
            <w:tcW w:w="0" w:type="auto"/>
            <w:vAlign w:val="center"/>
            <w:hideMark/>
          </w:tcPr>
          <w:p w14:paraId="1D3B3D6A" w14:textId="77777777" w:rsidR="004A399F" w:rsidRPr="004A399F" w:rsidRDefault="004A399F" w:rsidP="004A399F">
            <w:pPr>
              <w:jc w:val="right"/>
              <w:rPr>
                <w:sz w:val="20"/>
                <w:szCs w:val="20"/>
              </w:rPr>
            </w:pPr>
            <w:r>
              <w:rPr>
                <w:sz w:val="20"/>
                <w:szCs w:val="20"/>
              </w:rPr>
              <w:t>1</w:t>
            </w:r>
          </w:p>
        </w:tc>
        <w:tc>
          <w:tcPr>
            <w:tcW w:w="0" w:type="auto"/>
            <w:vAlign w:val="center"/>
            <w:hideMark/>
          </w:tcPr>
          <w:p w14:paraId="04AFDE3C" w14:textId="77777777" w:rsidR="004A399F" w:rsidRPr="004A399F" w:rsidRDefault="004A399F" w:rsidP="004A399F">
            <w:pPr>
              <w:jc w:val="right"/>
              <w:rPr>
                <w:sz w:val="20"/>
                <w:szCs w:val="20"/>
              </w:rPr>
            </w:pPr>
            <w:r>
              <w:rPr>
                <w:sz w:val="20"/>
                <w:szCs w:val="20"/>
              </w:rPr>
              <w:t>1</w:t>
            </w:r>
          </w:p>
        </w:tc>
        <w:tc>
          <w:tcPr>
            <w:tcW w:w="0" w:type="auto"/>
            <w:vAlign w:val="center"/>
            <w:hideMark/>
          </w:tcPr>
          <w:p w14:paraId="69ED454A" w14:textId="77777777" w:rsidR="004A399F" w:rsidRPr="004A399F" w:rsidRDefault="004A399F" w:rsidP="004A399F">
            <w:pPr>
              <w:jc w:val="right"/>
              <w:rPr>
                <w:sz w:val="20"/>
                <w:szCs w:val="20"/>
              </w:rPr>
            </w:pPr>
            <w:r>
              <w:rPr>
                <w:sz w:val="20"/>
                <w:szCs w:val="20"/>
              </w:rPr>
              <w:t>0</w:t>
            </w:r>
          </w:p>
        </w:tc>
        <w:tc>
          <w:tcPr>
            <w:tcW w:w="0" w:type="auto"/>
            <w:vAlign w:val="center"/>
            <w:hideMark/>
          </w:tcPr>
          <w:p w14:paraId="4E880924" w14:textId="77777777" w:rsidR="004A399F" w:rsidRPr="004A399F" w:rsidRDefault="004A399F" w:rsidP="004A399F">
            <w:pPr>
              <w:jc w:val="right"/>
              <w:rPr>
                <w:sz w:val="20"/>
                <w:szCs w:val="20"/>
              </w:rPr>
            </w:pPr>
            <w:r>
              <w:rPr>
                <w:sz w:val="20"/>
                <w:szCs w:val="20"/>
              </w:rPr>
              <w:t>0</w:t>
            </w:r>
          </w:p>
        </w:tc>
        <w:tc>
          <w:tcPr>
            <w:tcW w:w="0" w:type="auto"/>
            <w:vAlign w:val="center"/>
            <w:hideMark/>
          </w:tcPr>
          <w:p w14:paraId="53D37B13" w14:textId="77777777" w:rsidR="004A399F" w:rsidRPr="004A399F" w:rsidRDefault="004A399F" w:rsidP="004A399F">
            <w:pPr>
              <w:jc w:val="right"/>
              <w:rPr>
                <w:sz w:val="20"/>
                <w:szCs w:val="20"/>
              </w:rPr>
            </w:pPr>
            <w:r>
              <w:rPr>
                <w:sz w:val="20"/>
                <w:szCs w:val="20"/>
              </w:rPr>
              <w:t>0</w:t>
            </w:r>
          </w:p>
        </w:tc>
        <w:tc>
          <w:tcPr>
            <w:tcW w:w="0" w:type="auto"/>
            <w:vAlign w:val="center"/>
            <w:hideMark/>
          </w:tcPr>
          <w:p w14:paraId="73256F4D" w14:textId="77777777" w:rsidR="004A399F" w:rsidRPr="004A399F" w:rsidRDefault="004A399F" w:rsidP="004A399F">
            <w:pPr>
              <w:jc w:val="right"/>
              <w:rPr>
                <w:sz w:val="20"/>
                <w:szCs w:val="20"/>
              </w:rPr>
            </w:pPr>
            <w:r>
              <w:rPr>
                <w:sz w:val="20"/>
                <w:szCs w:val="20"/>
              </w:rPr>
              <w:t>0</w:t>
            </w:r>
          </w:p>
        </w:tc>
      </w:tr>
      <w:tr w:rsidR="004A399F" w:rsidRPr="004A399F" w14:paraId="5204207B" w14:textId="77777777" w:rsidTr="004A399F">
        <w:trPr>
          <w:trHeight w:val="172"/>
          <w:tblCellSpacing w:w="15" w:type="dxa"/>
        </w:trPr>
        <w:tc>
          <w:tcPr>
            <w:tcW w:w="0" w:type="auto"/>
            <w:vAlign w:val="center"/>
            <w:hideMark/>
          </w:tcPr>
          <w:p w14:paraId="71E26F56" w14:textId="77777777" w:rsidR="004A399F" w:rsidRPr="004A399F" w:rsidRDefault="004A399F" w:rsidP="004A399F">
            <w:pPr>
              <w:rPr>
                <w:sz w:val="20"/>
                <w:szCs w:val="20"/>
              </w:rPr>
            </w:pPr>
            <w:r>
              <w:rPr>
                <w:sz w:val="20"/>
                <w:szCs w:val="20"/>
              </w:rPr>
              <w:t>7/1/2025</w:t>
            </w:r>
          </w:p>
        </w:tc>
        <w:tc>
          <w:tcPr>
            <w:tcW w:w="0" w:type="auto"/>
            <w:vAlign w:val="center"/>
            <w:hideMark/>
          </w:tcPr>
          <w:p w14:paraId="16D628F6" w14:textId="77777777" w:rsidR="004A399F" w:rsidRPr="004A399F" w:rsidRDefault="004A399F" w:rsidP="004A399F">
            <w:pPr>
              <w:jc w:val="right"/>
              <w:rPr>
                <w:sz w:val="20"/>
                <w:szCs w:val="20"/>
              </w:rPr>
            </w:pPr>
            <w:r>
              <w:rPr>
                <w:sz w:val="20"/>
                <w:szCs w:val="20"/>
              </w:rPr>
              <w:t>9</w:t>
            </w:r>
          </w:p>
        </w:tc>
        <w:tc>
          <w:tcPr>
            <w:tcW w:w="0" w:type="auto"/>
            <w:vAlign w:val="center"/>
            <w:hideMark/>
          </w:tcPr>
          <w:p w14:paraId="30EE1C71" w14:textId="77777777" w:rsidR="004A399F" w:rsidRPr="004A399F" w:rsidRDefault="004A399F" w:rsidP="004A399F">
            <w:pPr>
              <w:jc w:val="right"/>
              <w:rPr>
                <w:sz w:val="20"/>
                <w:szCs w:val="20"/>
              </w:rPr>
            </w:pPr>
            <w:r>
              <w:rPr>
                <w:sz w:val="20"/>
                <w:szCs w:val="20"/>
              </w:rPr>
              <w:t>6</w:t>
            </w:r>
          </w:p>
        </w:tc>
        <w:tc>
          <w:tcPr>
            <w:tcW w:w="0" w:type="auto"/>
            <w:vAlign w:val="center"/>
            <w:hideMark/>
          </w:tcPr>
          <w:p w14:paraId="39C5E1EF" w14:textId="77777777" w:rsidR="004A399F" w:rsidRPr="004A399F" w:rsidRDefault="004A399F" w:rsidP="004A399F">
            <w:pPr>
              <w:jc w:val="right"/>
              <w:rPr>
                <w:sz w:val="20"/>
                <w:szCs w:val="20"/>
              </w:rPr>
            </w:pPr>
            <w:r>
              <w:rPr>
                <w:sz w:val="20"/>
                <w:szCs w:val="20"/>
              </w:rPr>
              <w:t>3</w:t>
            </w:r>
          </w:p>
        </w:tc>
        <w:tc>
          <w:tcPr>
            <w:tcW w:w="0" w:type="auto"/>
            <w:vAlign w:val="center"/>
            <w:hideMark/>
          </w:tcPr>
          <w:p w14:paraId="77796137" w14:textId="77777777" w:rsidR="004A399F" w:rsidRPr="004A399F" w:rsidRDefault="004A399F" w:rsidP="004A399F">
            <w:pPr>
              <w:jc w:val="right"/>
              <w:rPr>
                <w:sz w:val="20"/>
                <w:szCs w:val="20"/>
              </w:rPr>
            </w:pPr>
            <w:r>
              <w:rPr>
                <w:sz w:val="20"/>
                <w:szCs w:val="20"/>
              </w:rPr>
              <w:t>0</w:t>
            </w:r>
          </w:p>
        </w:tc>
        <w:tc>
          <w:tcPr>
            <w:tcW w:w="0" w:type="auto"/>
            <w:vAlign w:val="center"/>
            <w:hideMark/>
          </w:tcPr>
          <w:p w14:paraId="0693818E" w14:textId="77777777" w:rsidR="004A399F" w:rsidRPr="004A399F" w:rsidRDefault="004A399F" w:rsidP="004A399F">
            <w:pPr>
              <w:jc w:val="right"/>
              <w:rPr>
                <w:sz w:val="20"/>
                <w:szCs w:val="20"/>
              </w:rPr>
            </w:pPr>
            <w:r>
              <w:rPr>
                <w:sz w:val="20"/>
                <w:szCs w:val="20"/>
              </w:rPr>
              <w:t>0</w:t>
            </w:r>
          </w:p>
        </w:tc>
        <w:tc>
          <w:tcPr>
            <w:tcW w:w="0" w:type="auto"/>
            <w:vAlign w:val="center"/>
            <w:hideMark/>
          </w:tcPr>
          <w:p w14:paraId="63DDE0C0" w14:textId="77777777" w:rsidR="004A399F" w:rsidRPr="004A399F" w:rsidRDefault="004A399F" w:rsidP="004A399F">
            <w:pPr>
              <w:jc w:val="right"/>
              <w:rPr>
                <w:sz w:val="20"/>
                <w:szCs w:val="20"/>
              </w:rPr>
            </w:pPr>
            <w:r>
              <w:rPr>
                <w:sz w:val="20"/>
                <w:szCs w:val="20"/>
              </w:rPr>
              <w:t>0</w:t>
            </w:r>
          </w:p>
        </w:tc>
      </w:tr>
      <w:tr w:rsidR="004A399F" w:rsidRPr="004A399F" w14:paraId="46396CF8" w14:textId="77777777" w:rsidTr="004A399F">
        <w:trPr>
          <w:trHeight w:val="215"/>
          <w:tblCellSpacing w:w="15" w:type="dxa"/>
        </w:trPr>
        <w:tc>
          <w:tcPr>
            <w:tcW w:w="0" w:type="auto"/>
            <w:vAlign w:val="center"/>
            <w:hideMark/>
          </w:tcPr>
          <w:p w14:paraId="035EFCC2" w14:textId="77777777" w:rsidR="004A399F" w:rsidRPr="004A399F" w:rsidRDefault="004A399F" w:rsidP="004A399F">
            <w:pPr>
              <w:rPr>
                <w:sz w:val="20"/>
                <w:szCs w:val="20"/>
              </w:rPr>
            </w:pPr>
            <w:r>
              <w:rPr>
                <w:sz w:val="20"/>
                <w:szCs w:val="20"/>
              </w:rPr>
              <w:t>7/3/2025</w:t>
            </w:r>
          </w:p>
        </w:tc>
        <w:tc>
          <w:tcPr>
            <w:tcW w:w="0" w:type="auto"/>
            <w:vAlign w:val="center"/>
            <w:hideMark/>
          </w:tcPr>
          <w:p w14:paraId="6E134B6E" w14:textId="77777777" w:rsidR="004A399F" w:rsidRPr="004A399F" w:rsidRDefault="004A399F" w:rsidP="004A399F">
            <w:pPr>
              <w:jc w:val="right"/>
              <w:rPr>
                <w:sz w:val="20"/>
                <w:szCs w:val="20"/>
              </w:rPr>
            </w:pPr>
            <w:r>
              <w:rPr>
                <w:sz w:val="20"/>
                <w:szCs w:val="20"/>
              </w:rPr>
              <w:t>2</w:t>
            </w:r>
          </w:p>
        </w:tc>
        <w:tc>
          <w:tcPr>
            <w:tcW w:w="0" w:type="auto"/>
            <w:vAlign w:val="center"/>
            <w:hideMark/>
          </w:tcPr>
          <w:p w14:paraId="7541BA90" w14:textId="77777777" w:rsidR="004A399F" w:rsidRPr="004A399F" w:rsidRDefault="004A399F" w:rsidP="004A399F">
            <w:pPr>
              <w:jc w:val="right"/>
              <w:rPr>
                <w:sz w:val="20"/>
                <w:szCs w:val="20"/>
              </w:rPr>
            </w:pPr>
            <w:r>
              <w:rPr>
                <w:sz w:val="20"/>
                <w:szCs w:val="20"/>
              </w:rPr>
              <w:t>2</w:t>
            </w:r>
          </w:p>
        </w:tc>
        <w:tc>
          <w:tcPr>
            <w:tcW w:w="0" w:type="auto"/>
            <w:vAlign w:val="center"/>
            <w:hideMark/>
          </w:tcPr>
          <w:p w14:paraId="759F0D09" w14:textId="77777777" w:rsidR="004A399F" w:rsidRPr="004A399F" w:rsidRDefault="004A399F" w:rsidP="004A399F">
            <w:pPr>
              <w:jc w:val="right"/>
              <w:rPr>
                <w:sz w:val="20"/>
                <w:szCs w:val="20"/>
              </w:rPr>
            </w:pPr>
            <w:r>
              <w:rPr>
                <w:sz w:val="20"/>
                <w:szCs w:val="20"/>
              </w:rPr>
              <w:t>0</w:t>
            </w:r>
          </w:p>
        </w:tc>
        <w:tc>
          <w:tcPr>
            <w:tcW w:w="0" w:type="auto"/>
            <w:vAlign w:val="center"/>
            <w:hideMark/>
          </w:tcPr>
          <w:p w14:paraId="71C413AB" w14:textId="77777777" w:rsidR="004A399F" w:rsidRPr="004A399F" w:rsidRDefault="004A399F" w:rsidP="004A399F">
            <w:pPr>
              <w:jc w:val="right"/>
              <w:rPr>
                <w:sz w:val="20"/>
                <w:szCs w:val="20"/>
              </w:rPr>
            </w:pPr>
            <w:r>
              <w:rPr>
                <w:sz w:val="20"/>
                <w:szCs w:val="20"/>
              </w:rPr>
              <w:t>0</w:t>
            </w:r>
          </w:p>
        </w:tc>
        <w:tc>
          <w:tcPr>
            <w:tcW w:w="0" w:type="auto"/>
            <w:vAlign w:val="center"/>
            <w:hideMark/>
          </w:tcPr>
          <w:p w14:paraId="0A337BA3" w14:textId="77777777" w:rsidR="004A399F" w:rsidRPr="004A399F" w:rsidRDefault="004A399F" w:rsidP="004A399F">
            <w:pPr>
              <w:jc w:val="right"/>
              <w:rPr>
                <w:sz w:val="20"/>
                <w:szCs w:val="20"/>
              </w:rPr>
            </w:pPr>
            <w:r>
              <w:rPr>
                <w:sz w:val="20"/>
                <w:szCs w:val="20"/>
              </w:rPr>
              <w:t>0</w:t>
            </w:r>
          </w:p>
        </w:tc>
        <w:tc>
          <w:tcPr>
            <w:tcW w:w="0" w:type="auto"/>
            <w:vAlign w:val="center"/>
            <w:hideMark/>
          </w:tcPr>
          <w:p w14:paraId="741AE112" w14:textId="77777777" w:rsidR="004A399F" w:rsidRPr="004A399F" w:rsidRDefault="004A399F" w:rsidP="004A399F">
            <w:pPr>
              <w:jc w:val="right"/>
              <w:rPr>
                <w:sz w:val="20"/>
                <w:szCs w:val="20"/>
              </w:rPr>
            </w:pPr>
            <w:r>
              <w:rPr>
                <w:sz w:val="20"/>
                <w:szCs w:val="20"/>
              </w:rPr>
              <w:t>0</w:t>
            </w:r>
          </w:p>
        </w:tc>
      </w:tr>
      <w:tr w:rsidR="004A399F" w:rsidRPr="004A399F" w14:paraId="64132465" w14:textId="77777777" w:rsidTr="004A399F">
        <w:trPr>
          <w:trHeight w:val="215"/>
          <w:tblCellSpacing w:w="15" w:type="dxa"/>
        </w:trPr>
        <w:tc>
          <w:tcPr>
            <w:tcW w:w="0" w:type="auto"/>
            <w:vAlign w:val="center"/>
            <w:hideMark/>
          </w:tcPr>
          <w:p w14:paraId="2416427B" w14:textId="77777777" w:rsidR="004A399F" w:rsidRPr="004A399F" w:rsidRDefault="004A399F" w:rsidP="004A399F">
            <w:pPr>
              <w:rPr>
                <w:sz w:val="20"/>
                <w:szCs w:val="20"/>
              </w:rPr>
            </w:pPr>
            <w:r>
              <w:rPr>
                <w:sz w:val="20"/>
                <w:szCs w:val="20"/>
              </w:rPr>
              <w:t>7/8/2025</w:t>
            </w:r>
          </w:p>
        </w:tc>
        <w:tc>
          <w:tcPr>
            <w:tcW w:w="0" w:type="auto"/>
            <w:vAlign w:val="center"/>
            <w:hideMark/>
          </w:tcPr>
          <w:p w14:paraId="0501411A" w14:textId="77777777" w:rsidR="004A399F" w:rsidRPr="004A399F" w:rsidRDefault="004A399F" w:rsidP="004A399F">
            <w:pPr>
              <w:jc w:val="right"/>
              <w:rPr>
                <w:sz w:val="20"/>
                <w:szCs w:val="20"/>
              </w:rPr>
            </w:pPr>
            <w:r>
              <w:rPr>
                <w:sz w:val="20"/>
                <w:szCs w:val="20"/>
              </w:rPr>
              <w:t>5</w:t>
            </w:r>
          </w:p>
        </w:tc>
        <w:tc>
          <w:tcPr>
            <w:tcW w:w="0" w:type="auto"/>
            <w:vAlign w:val="center"/>
            <w:hideMark/>
          </w:tcPr>
          <w:p w14:paraId="1C2B42D0" w14:textId="77777777" w:rsidR="004A399F" w:rsidRPr="004A399F" w:rsidRDefault="004A399F" w:rsidP="004A399F">
            <w:pPr>
              <w:jc w:val="right"/>
              <w:rPr>
                <w:sz w:val="20"/>
                <w:szCs w:val="20"/>
              </w:rPr>
            </w:pPr>
            <w:r>
              <w:rPr>
                <w:sz w:val="20"/>
                <w:szCs w:val="20"/>
              </w:rPr>
              <w:t>4</w:t>
            </w:r>
          </w:p>
        </w:tc>
        <w:tc>
          <w:tcPr>
            <w:tcW w:w="0" w:type="auto"/>
            <w:vAlign w:val="center"/>
            <w:hideMark/>
          </w:tcPr>
          <w:p w14:paraId="42AEDA2A" w14:textId="77777777" w:rsidR="004A399F" w:rsidRPr="004A399F" w:rsidRDefault="004A399F" w:rsidP="004A399F">
            <w:pPr>
              <w:jc w:val="right"/>
              <w:rPr>
                <w:sz w:val="20"/>
                <w:szCs w:val="20"/>
              </w:rPr>
            </w:pPr>
            <w:r>
              <w:rPr>
                <w:sz w:val="20"/>
                <w:szCs w:val="20"/>
              </w:rPr>
              <w:t>1</w:t>
            </w:r>
          </w:p>
        </w:tc>
        <w:tc>
          <w:tcPr>
            <w:tcW w:w="0" w:type="auto"/>
            <w:vAlign w:val="center"/>
            <w:hideMark/>
          </w:tcPr>
          <w:p w14:paraId="48F4445D" w14:textId="77777777" w:rsidR="004A399F" w:rsidRPr="004A399F" w:rsidRDefault="004A399F" w:rsidP="004A399F">
            <w:pPr>
              <w:jc w:val="right"/>
              <w:rPr>
                <w:sz w:val="20"/>
                <w:szCs w:val="20"/>
              </w:rPr>
            </w:pPr>
            <w:r>
              <w:rPr>
                <w:sz w:val="20"/>
                <w:szCs w:val="20"/>
              </w:rPr>
              <w:t>0</w:t>
            </w:r>
          </w:p>
        </w:tc>
        <w:tc>
          <w:tcPr>
            <w:tcW w:w="0" w:type="auto"/>
            <w:vAlign w:val="center"/>
            <w:hideMark/>
          </w:tcPr>
          <w:p w14:paraId="5DEF8C15" w14:textId="77777777" w:rsidR="004A399F" w:rsidRPr="004A399F" w:rsidRDefault="004A399F" w:rsidP="004A399F">
            <w:pPr>
              <w:jc w:val="right"/>
              <w:rPr>
                <w:sz w:val="20"/>
                <w:szCs w:val="20"/>
              </w:rPr>
            </w:pPr>
            <w:r>
              <w:rPr>
                <w:sz w:val="20"/>
                <w:szCs w:val="20"/>
              </w:rPr>
              <w:t>0</w:t>
            </w:r>
          </w:p>
        </w:tc>
        <w:tc>
          <w:tcPr>
            <w:tcW w:w="0" w:type="auto"/>
            <w:vAlign w:val="center"/>
            <w:hideMark/>
          </w:tcPr>
          <w:p w14:paraId="49DDFBD6" w14:textId="77777777" w:rsidR="004A399F" w:rsidRPr="004A399F" w:rsidRDefault="004A399F" w:rsidP="004A399F">
            <w:pPr>
              <w:jc w:val="right"/>
              <w:rPr>
                <w:sz w:val="20"/>
                <w:szCs w:val="20"/>
              </w:rPr>
            </w:pPr>
            <w:r>
              <w:rPr>
                <w:sz w:val="20"/>
                <w:szCs w:val="20"/>
              </w:rPr>
              <w:t>0</w:t>
            </w:r>
          </w:p>
        </w:tc>
      </w:tr>
      <w:tr w:rsidR="004A399F" w:rsidRPr="004A399F" w14:paraId="2B1C157C" w14:textId="77777777" w:rsidTr="004A399F">
        <w:trPr>
          <w:trHeight w:val="215"/>
          <w:tblCellSpacing w:w="15" w:type="dxa"/>
        </w:trPr>
        <w:tc>
          <w:tcPr>
            <w:tcW w:w="0" w:type="auto"/>
            <w:vAlign w:val="center"/>
            <w:hideMark/>
          </w:tcPr>
          <w:p w14:paraId="4D6826DC" w14:textId="77777777" w:rsidR="004A399F" w:rsidRPr="004A399F" w:rsidRDefault="004A399F" w:rsidP="004A399F">
            <w:pPr>
              <w:rPr>
                <w:sz w:val="20"/>
                <w:szCs w:val="20"/>
              </w:rPr>
            </w:pPr>
            <w:r>
              <w:rPr>
                <w:sz w:val="20"/>
                <w:szCs w:val="20"/>
              </w:rPr>
              <w:t>7/10/2025</w:t>
            </w:r>
          </w:p>
        </w:tc>
        <w:tc>
          <w:tcPr>
            <w:tcW w:w="0" w:type="auto"/>
            <w:vAlign w:val="center"/>
            <w:hideMark/>
          </w:tcPr>
          <w:p w14:paraId="2FA79C8A" w14:textId="77777777" w:rsidR="004A399F" w:rsidRPr="004A399F" w:rsidRDefault="004A399F" w:rsidP="004A399F">
            <w:pPr>
              <w:jc w:val="right"/>
              <w:rPr>
                <w:sz w:val="20"/>
                <w:szCs w:val="20"/>
              </w:rPr>
            </w:pPr>
            <w:r>
              <w:rPr>
                <w:sz w:val="20"/>
                <w:szCs w:val="20"/>
              </w:rPr>
              <w:t>9</w:t>
            </w:r>
          </w:p>
        </w:tc>
        <w:tc>
          <w:tcPr>
            <w:tcW w:w="0" w:type="auto"/>
            <w:vAlign w:val="center"/>
            <w:hideMark/>
          </w:tcPr>
          <w:p w14:paraId="4C2D3313" w14:textId="77777777" w:rsidR="004A399F" w:rsidRPr="004A399F" w:rsidRDefault="004A399F" w:rsidP="004A399F">
            <w:pPr>
              <w:jc w:val="right"/>
              <w:rPr>
                <w:sz w:val="20"/>
                <w:szCs w:val="20"/>
              </w:rPr>
            </w:pPr>
            <w:r>
              <w:rPr>
                <w:sz w:val="20"/>
                <w:szCs w:val="20"/>
              </w:rPr>
              <w:t>5</w:t>
            </w:r>
          </w:p>
        </w:tc>
        <w:tc>
          <w:tcPr>
            <w:tcW w:w="0" w:type="auto"/>
            <w:vAlign w:val="center"/>
            <w:hideMark/>
          </w:tcPr>
          <w:p w14:paraId="7D0D2AAD" w14:textId="77777777" w:rsidR="004A399F" w:rsidRPr="004A399F" w:rsidRDefault="004A399F" w:rsidP="004A399F">
            <w:pPr>
              <w:jc w:val="right"/>
              <w:rPr>
                <w:sz w:val="20"/>
                <w:szCs w:val="20"/>
              </w:rPr>
            </w:pPr>
            <w:r>
              <w:rPr>
                <w:sz w:val="20"/>
                <w:szCs w:val="20"/>
              </w:rPr>
              <w:t>4</w:t>
            </w:r>
          </w:p>
        </w:tc>
        <w:tc>
          <w:tcPr>
            <w:tcW w:w="0" w:type="auto"/>
            <w:vAlign w:val="center"/>
            <w:hideMark/>
          </w:tcPr>
          <w:p w14:paraId="7D2B39B0" w14:textId="77777777" w:rsidR="004A399F" w:rsidRPr="004A399F" w:rsidRDefault="004A399F" w:rsidP="004A399F">
            <w:pPr>
              <w:jc w:val="right"/>
              <w:rPr>
                <w:sz w:val="20"/>
                <w:szCs w:val="20"/>
              </w:rPr>
            </w:pPr>
            <w:r>
              <w:rPr>
                <w:sz w:val="20"/>
                <w:szCs w:val="20"/>
              </w:rPr>
              <w:t>0</w:t>
            </w:r>
          </w:p>
        </w:tc>
        <w:tc>
          <w:tcPr>
            <w:tcW w:w="0" w:type="auto"/>
            <w:vAlign w:val="center"/>
            <w:hideMark/>
          </w:tcPr>
          <w:p w14:paraId="7E51051A" w14:textId="77777777" w:rsidR="004A399F" w:rsidRPr="004A399F" w:rsidRDefault="004A399F" w:rsidP="004A399F">
            <w:pPr>
              <w:jc w:val="right"/>
              <w:rPr>
                <w:sz w:val="20"/>
                <w:szCs w:val="20"/>
              </w:rPr>
            </w:pPr>
            <w:r>
              <w:rPr>
                <w:sz w:val="20"/>
                <w:szCs w:val="20"/>
              </w:rPr>
              <w:t>0</w:t>
            </w:r>
          </w:p>
        </w:tc>
        <w:tc>
          <w:tcPr>
            <w:tcW w:w="0" w:type="auto"/>
            <w:vAlign w:val="center"/>
            <w:hideMark/>
          </w:tcPr>
          <w:p w14:paraId="053DB381" w14:textId="77777777" w:rsidR="004A399F" w:rsidRPr="004A399F" w:rsidRDefault="004A399F" w:rsidP="004A399F">
            <w:pPr>
              <w:jc w:val="right"/>
              <w:rPr>
                <w:sz w:val="20"/>
                <w:szCs w:val="20"/>
              </w:rPr>
            </w:pPr>
            <w:r>
              <w:rPr>
                <w:sz w:val="20"/>
                <w:szCs w:val="20"/>
              </w:rPr>
              <w:t>0</w:t>
            </w:r>
          </w:p>
        </w:tc>
      </w:tr>
      <w:tr w:rsidR="004A399F" w:rsidRPr="004A399F" w14:paraId="1A4F1A5C" w14:textId="77777777" w:rsidTr="004A399F">
        <w:trPr>
          <w:trHeight w:val="215"/>
          <w:tblCellSpacing w:w="15" w:type="dxa"/>
        </w:trPr>
        <w:tc>
          <w:tcPr>
            <w:tcW w:w="0" w:type="auto"/>
            <w:vAlign w:val="center"/>
            <w:hideMark/>
          </w:tcPr>
          <w:p w14:paraId="6F7103AC" w14:textId="77777777" w:rsidR="004A399F" w:rsidRPr="004A399F" w:rsidRDefault="004A399F" w:rsidP="004A399F">
            <w:pPr>
              <w:rPr>
                <w:sz w:val="20"/>
                <w:szCs w:val="20"/>
              </w:rPr>
            </w:pPr>
            <w:r>
              <w:rPr>
                <w:sz w:val="20"/>
                <w:szCs w:val="20"/>
              </w:rPr>
              <w:t>7/15/2025</w:t>
            </w:r>
          </w:p>
        </w:tc>
        <w:tc>
          <w:tcPr>
            <w:tcW w:w="0" w:type="auto"/>
            <w:vAlign w:val="center"/>
            <w:hideMark/>
          </w:tcPr>
          <w:p w14:paraId="5DA6BE37" w14:textId="77777777" w:rsidR="004A399F" w:rsidRPr="004A399F" w:rsidRDefault="004A399F" w:rsidP="004A399F">
            <w:pPr>
              <w:jc w:val="right"/>
              <w:rPr>
                <w:sz w:val="20"/>
                <w:szCs w:val="20"/>
              </w:rPr>
            </w:pPr>
            <w:r>
              <w:rPr>
                <w:sz w:val="20"/>
                <w:szCs w:val="20"/>
              </w:rPr>
              <w:t>2</w:t>
            </w:r>
          </w:p>
        </w:tc>
        <w:tc>
          <w:tcPr>
            <w:tcW w:w="0" w:type="auto"/>
            <w:vAlign w:val="center"/>
            <w:hideMark/>
          </w:tcPr>
          <w:p w14:paraId="60DC3100" w14:textId="77777777" w:rsidR="004A399F" w:rsidRPr="004A399F" w:rsidRDefault="004A399F" w:rsidP="004A399F">
            <w:pPr>
              <w:jc w:val="right"/>
              <w:rPr>
                <w:sz w:val="20"/>
                <w:szCs w:val="20"/>
              </w:rPr>
            </w:pPr>
            <w:r>
              <w:rPr>
                <w:sz w:val="20"/>
                <w:szCs w:val="20"/>
              </w:rPr>
              <w:t>2</w:t>
            </w:r>
          </w:p>
        </w:tc>
        <w:tc>
          <w:tcPr>
            <w:tcW w:w="0" w:type="auto"/>
            <w:vAlign w:val="center"/>
            <w:hideMark/>
          </w:tcPr>
          <w:p w14:paraId="7A50B1DA" w14:textId="77777777" w:rsidR="004A399F" w:rsidRPr="004A399F" w:rsidRDefault="004A399F" w:rsidP="004A399F">
            <w:pPr>
              <w:jc w:val="right"/>
              <w:rPr>
                <w:sz w:val="20"/>
                <w:szCs w:val="20"/>
              </w:rPr>
            </w:pPr>
            <w:r>
              <w:rPr>
                <w:sz w:val="20"/>
                <w:szCs w:val="20"/>
              </w:rPr>
              <w:t>0</w:t>
            </w:r>
          </w:p>
        </w:tc>
        <w:tc>
          <w:tcPr>
            <w:tcW w:w="0" w:type="auto"/>
            <w:vAlign w:val="center"/>
            <w:hideMark/>
          </w:tcPr>
          <w:p w14:paraId="04C3E4C5" w14:textId="77777777" w:rsidR="004A399F" w:rsidRPr="004A399F" w:rsidRDefault="004A399F" w:rsidP="004A399F">
            <w:pPr>
              <w:jc w:val="right"/>
              <w:rPr>
                <w:sz w:val="20"/>
                <w:szCs w:val="20"/>
              </w:rPr>
            </w:pPr>
            <w:r>
              <w:rPr>
                <w:sz w:val="20"/>
                <w:szCs w:val="20"/>
              </w:rPr>
              <w:t>0</w:t>
            </w:r>
          </w:p>
        </w:tc>
        <w:tc>
          <w:tcPr>
            <w:tcW w:w="0" w:type="auto"/>
            <w:vAlign w:val="center"/>
            <w:hideMark/>
          </w:tcPr>
          <w:p w14:paraId="6A2C14AF" w14:textId="77777777" w:rsidR="004A399F" w:rsidRPr="004A399F" w:rsidRDefault="004A399F" w:rsidP="004A399F">
            <w:pPr>
              <w:jc w:val="right"/>
              <w:rPr>
                <w:sz w:val="20"/>
                <w:szCs w:val="20"/>
              </w:rPr>
            </w:pPr>
            <w:r>
              <w:rPr>
                <w:sz w:val="20"/>
                <w:szCs w:val="20"/>
              </w:rPr>
              <w:t>0</w:t>
            </w:r>
          </w:p>
        </w:tc>
        <w:tc>
          <w:tcPr>
            <w:tcW w:w="0" w:type="auto"/>
            <w:vAlign w:val="center"/>
            <w:hideMark/>
          </w:tcPr>
          <w:p w14:paraId="3822637A" w14:textId="77777777" w:rsidR="004A399F" w:rsidRPr="004A399F" w:rsidRDefault="004A399F" w:rsidP="004A399F">
            <w:pPr>
              <w:jc w:val="right"/>
              <w:rPr>
                <w:sz w:val="20"/>
                <w:szCs w:val="20"/>
              </w:rPr>
            </w:pPr>
            <w:r>
              <w:rPr>
                <w:sz w:val="20"/>
                <w:szCs w:val="20"/>
              </w:rPr>
              <w:t>0</w:t>
            </w:r>
          </w:p>
        </w:tc>
      </w:tr>
      <w:tr w:rsidR="004A399F" w:rsidRPr="004A399F" w14:paraId="3184887C" w14:textId="77777777" w:rsidTr="004A399F">
        <w:trPr>
          <w:trHeight w:val="215"/>
          <w:tblCellSpacing w:w="15" w:type="dxa"/>
        </w:trPr>
        <w:tc>
          <w:tcPr>
            <w:tcW w:w="0" w:type="auto"/>
            <w:vAlign w:val="center"/>
            <w:hideMark/>
          </w:tcPr>
          <w:p w14:paraId="67B3097F" w14:textId="77777777" w:rsidR="004A399F" w:rsidRPr="004A399F" w:rsidRDefault="004A399F" w:rsidP="004A399F">
            <w:pPr>
              <w:rPr>
                <w:sz w:val="20"/>
                <w:szCs w:val="20"/>
              </w:rPr>
            </w:pPr>
            <w:r>
              <w:rPr>
                <w:sz w:val="20"/>
                <w:szCs w:val="20"/>
              </w:rPr>
              <w:t>7/17/2025</w:t>
            </w:r>
          </w:p>
        </w:tc>
        <w:tc>
          <w:tcPr>
            <w:tcW w:w="0" w:type="auto"/>
            <w:vAlign w:val="center"/>
            <w:hideMark/>
          </w:tcPr>
          <w:p w14:paraId="5A803151" w14:textId="77777777" w:rsidR="004A399F" w:rsidRPr="004A399F" w:rsidRDefault="004A399F" w:rsidP="004A399F">
            <w:pPr>
              <w:jc w:val="right"/>
              <w:rPr>
                <w:sz w:val="20"/>
                <w:szCs w:val="20"/>
              </w:rPr>
            </w:pPr>
            <w:r>
              <w:rPr>
                <w:sz w:val="20"/>
                <w:szCs w:val="20"/>
              </w:rPr>
              <w:t>6</w:t>
            </w:r>
          </w:p>
        </w:tc>
        <w:tc>
          <w:tcPr>
            <w:tcW w:w="0" w:type="auto"/>
            <w:vAlign w:val="center"/>
            <w:hideMark/>
          </w:tcPr>
          <w:p w14:paraId="02F0C4A6" w14:textId="77777777" w:rsidR="004A399F" w:rsidRPr="004A399F" w:rsidRDefault="004A399F" w:rsidP="004A399F">
            <w:pPr>
              <w:jc w:val="right"/>
              <w:rPr>
                <w:sz w:val="20"/>
                <w:szCs w:val="20"/>
              </w:rPr>
            </w:pPr>
            <w:r>
              <w:rPr>
                <w:sz w:val="20"/>
                <w:szCs w:val="20"/>
              </w:rPr>
              <w:t>6</w:t>
            </w:r>
          </w:p>
        </w:tc>
        <w:tc>
          <w:tcPr>
            <w:tcW w:w="0" w:type="auto"/>
            <w:vAlign w:val="center"/>
            <w:hideMark/>
          </w:tcPr>
          <w:p w14:paraId="69B4CE12" w14:textId="77777777" w:rsidR="004A399F" w:rsidRPr="004A399F" w:rsidRDefault="004A399F" w:rsidP="004A399F">
            <w:pPr>
              <w:jc w:val="right"/>
              <w:rPr>
                <w:sz w:val="20"/>
                <w:szCs w:val="20"/>
              </w:rPr>
            </w:pPr>
            <w:r>
              <w:rPr>
                <w:sz w:val="20"/>
                <w:szCs w:val="20"/>
              </w:rPr>
              <w:t>0</w:t>
            </w:r>
          </w:p>
        </w:tc>
        <w:tc>
          <w:tcPr>
            <w:tcW w:w="0" w:type="auto"/>
            <w:vAlign w:val="center"/>
            <w:hideMark/>
          </w:tcPr>
          <w:p w14:paraId="58528A77" w14:textId="77777777" w:rsidR="004A399F" w:rsidRPr="004A399F" w:rsidRDefault="004A399F" w:rsidP="004A399F">
            <w:pPr>
              <w:jc w:val="right"/>
              <w:rPr>
                <w:sz w:val="20"/>
                <w:szCs w:val="20"/>
              </w:rPr>
            </w:pPr>
            <w:r>
              <w:rPr>
                <w:sz w:val="20"/>
                <w:szCs w:val="20"/>
              </w:rPr>
              <w:t>0</w:t>
            </w:r>
          </w:p>
        </w:tc>
        <w:tc>
          <w:tcPr>
            <w:tcW w:w="0" w:type="auto"/>
            <w:vAlign w:val="center"/>
            <w:hideMark/>
          </w:tcPr>
          <w:p w14:paraId="7196E6B9" w14:textId="77777777" w:rsidR="004A399F" w:rsidRPr="004A399F" w:rsidRDefault="004A399F" w:rsidP="004A399F">
            <w:pPr>
              <w:jc w:val="right"/>
              <w:rPr>
                <w:sz w:val="20"/>
                <w:szCs w:val="20"/>
              </w:rPr>
            </w:pPr>
            <w:r>
              <w:rPr>
                <w:sz w:val="20"/>
                <w:szCs w:val="20"/>
              </w:rPr>
              <w:t>0</w:t>
            </w:r>
          </w:p>
        </w:tc>
        <w:tc>
          <w:tcPr>
            <w:tcW w:w="0" w:type="auto"/>
            <w:vAlign w:val="center"/>
            <w:hideMark/>
          </w:tcPr>
          <w:p w14:paraId="451E2BD6" w14:textId="77777777" w:rsidR="004A399F" w:rsidRPr="004A399F" w:rsidRDefault="004A399F" w:rsidP="004A399F">
            <w:pPr>
              <w:jc w:val="right"/>
              <w:rPr>
                <w:sz w:val="20"/>
                <w:szCs w:val="20"/>
              </w:rPr>
            </w:pPr>
            <w:r>
              <w:rPr>
                <w:sz w:val="20"/>
                <w:szCs w:val="20"/>
              </w:rPr>
              <w:t>0</w:t>
            </w:r>
          </w:p>
        </w:tc>
      </w:tr>
      <w:tr w:rsidR="004A399F" w:rsidRPr="004A399F" w14:paraId="75F781CA" w14:textId="77777777" w:rsidTr="004A399F">
        <w:trPr>
          <w:trHeight w:val="172"/>
          <w:tblCellSpacing w:w="15" w:type="dxa"/>
        </w:trPr>
        <w:tc>
          <w:tcPr>
            <w:tcW w:w="0" w:type="auto"/>
            <w:vAlign w:val="center"/>
            <w:hideMark/>
          </w:tcPr>
          <w:p w14:paraId="4474CB6C" w14:textId="77777777" w:rsidR="004A399F" w:rsidRPr="004A399F" w:rsidRDefault="004A399F" w:rsidP="004A399F">
            <w:pPr>
              <w:rPr>
                <w:sz w:val="20"/>
                <w:szCs w:val="20"/>
              </w:rPr>
            </w:pPr>
            <w:r>
              <w:rPr>
                <w:sz w:val="20"/>
                <w:szCs w:val="20"/>
              </w:rPr>
              <w:t>7/22/2025</w:t>
            </w:r>
          </w:p>
        </w:tc>
        <w:tc>
          <w:tcPr>
            <w:tcW w:w="0" w:type="auto"/>
            <w:vAlign w:val="center"/>
            <w:hideMark/>
          </w:tcPr>
          <w:p w14:paraId="4FACC7EC" w14:textId="77777777" w:rsidR="004A399F" w:rsidRPr="004A399F" w:rsidRDefault="004A399F" w:rsidP="004A399F">
            <w:pPr>
              <w:jc w:val="right"/>
              <w:rPr>
                <w:sz w:val="20"/>
                <w:szCs w:val="20"/>
              </w:rPr>
            </w:pPr>
            <w:r>
              <w:rPr>
                <w:sz w:val="20"/>
                <w:szCs w:val="20"/>
              </w:rPr>
              <w:t>2</w:t>
            </w:r>
          </w:p>
        </w:tc>
        <w:tc>
          <w:tcPr>
            <w:tcW w:w="0" w:type="auto"/>
            <w:vAlign w:val="center"/>
            <w:hideMark/>
          </w:tcPr>
          <w:p w14:paraId="327E92D6" w14:textId="77777777" w:rsidR="004A399F" w:rsidRPr="004A399F" w:rsidRDefault="004A399F" w:rsidP="004A399F">
            <w:pPr>
              <w:jc w:val="right"/>
              <w:rPr>
                <w:sz w:val="20"/>
                <w:szCs w:val="20"/>
              </w:rPr>
            </w:pPr>
            <w:r>
              <w:rPr>
                <w:sz w:val="20"/>
                <w:szCs w:val="20"/>
              </w:rPr>
              <w:t>2</w:t>
            </w:r>
          </w:p>
        </w:tc>
        <w:tc>
          <w:tcPr>
            <w:tcW w:w="0" w:type="auto"/>
            <w:vAlign w:val="center"/>
            <w:hideMark/>
          </w:tcPr>
          <w:p w14:paraId="3CD3D703" w14:textId="77777777" w:rsidR="004A399F" w:rsidRPr="004A399F" w:rsidRDefault="004A399F" w:rsidP="004A399F">
            <w:pPr>
              <w:jc w:val="right"/>
              <w:rPr>
                <w:sz w:val="20"/>
                <w:szCs w:val="20"/>
              </w:rPr>
            </w:pPr>
            <w:r>
              <w:rPr>
                <w:sz w:val="20"/>
                <w:szCs w:val="20"/>
              </w:rPr>
              <w:t>0</w:t>
            </w:r>
          </w:p>
        </w:tc>
        <w:tc>
          <w:tcPr>
            <w:tcW w:w="0" w:type="auto"/>
            <w:vAlign w:val="center"/>
            <w:hideMark/>
          </w:tcPr>
          <w:p w14:paraId="25EC5B91" w14:textId="77777777" w:rsidR="004A399F" w:rsidRPr="004A399F" w:rsidRDefault="004A399F" w:rsidP="004A399F">
            <w:pPr>
              <w:jc w:val="right"/>
              <w:rPr>
                <w:sz w:val="20"/>
                <w:szCs w:val="20"/>
              </w:rPr>
            </w:pPr>
            <w:r>
              <w:rPr>
                <w:sz w:val="20"/>
                <w:szCs w:val="20"/>
              </w:rPr>
              <w:t>0</w:t>
            </w:r>
          </w:p>
        </w:tc>
        <w:tc>
          <w:tcPr>
            <w:tcW w:w="0" w:type="auto"/>
            <w:vAlign w:val="center"/>
            <w:hideMark/>
          </w:tcPr>
          <w:p w14:paraId="77819C78" w14:textId="77777777" w:rsidR="004A399F" w:rsidRPr="004A399F" w:rsidRDefault="004A399F" w:rsidP="004A399F">
            <w:pPr>
              <w:jc w:val="right"/>
              <w:rPr>
                <w:sz w:val="20"/>
                <w:szCs w:val="20"/>
              </w:rPr>
            </w:pPr>
            <w:r>
              <w:rPr>
                <w:sz w:val="20"/>
                <w:szCs w:val="20"/>
              </w:rPr>
              <w:t>0</w:t>
            </w:r>
          </w:p>
        </w:tc>
        <w:tc>
          <w:tcPr>
            <w:tcW w:w="0" w:type="auto"/>
            <w:vAlign w:val="center"/>
            <w:hideMark/>
          </w:tcPr>
          <w:p w14:paraId="425C9CC8" w14:textId="77777777" w:rsidR="004A399F" w:rsidRPr="004A399F" w:rsidRDefault="004A399F" w:rsidP="004A399F">
            <w:pPr>
              <w:jc w:val="right"/>
              <w:rPr>
                <w:sz w:val="20"/>
                <w:szCs w:val="20"/>
              </w:rPr>
            </w:pPr>
            <w:r>
              <w:rPr>
                <w:sz w:val="20"/>
                <w:szCs w:val="20"/>
              </w:rPr>
              <w:t>0</w:t>
            </w:r>
          </w:p>
        </w:tc>
      </w:tr>
      <w:tr w:rsidR="004A399F" w:rsidRPr="004A399F" w14:paraId="7C8DD944" w14:textId="77777777" w:rsidTr="004A399F">
        <w:trPr>
          <w:trHeight w:val="215"/>
          <w:tblCellSpacing w:w="15" w:type="dxa"/>
        </w:trPr>
        <w:tc>
          <w:tcPr>
            <w:tcW w:w="0" w:type="auto"/>
            <w:vAlign w:val="center"/>
            <w:hideMark/>
          </w:tcPr>
          <w:p w14:paraId="333B1A1F" w14:textId="77777777" w:rsidR="004A399F" w:rsidRPr="004A399F" w:rsidRDefault="004A399F" w:rsidP="004A399F">
            <w:pPr>
              <w:rPr>
                <w:sz w:val="20"/>
                <w:szCs w:val="20"/>
              </w:rPr>
            </w:pPr>
            <w:r>
              <w:rPr>
                <w:sz w:val="20"/>
                <w:szCs w:val="20"/>
              </w:rPr>
              <w:t>7/24/2025</w:t>
            </w:r>
          </w:p>
        </w:tc>
        <w:tc>
          <w:tcPr>
            <w:tcW w:w="0" w:type="auto"/>
            <w:vAlign w:val="center"/>
            <w:hideMark/>
          </w:tcPr>
          <w:p w14:paraId="7D65D4C6" w14:textId="77777777" w:rsidR="004A399F" w:rsidRPr="004A399F" w:rsidRDefault="004A399F" w:rsidP="004A399F">
            <w:pPr>
              <w:jc w:val="right"/>
              <w:rPr>
                <w:sz w:val="20"/>
                <w:szCs w:val="20"/>
              </w:rPr>
            </w:pPr>
            <w:r>
              <w:rPr>
                <w:sz w:val="20"/>
                <w:szCs w:val="20"/>
              </w:rPr>
              <w:t>1</w:t>
            </w:r>
          </w:p>
        </w:tc>
        <w:tc>
          <w:tcPr>
            <w:tcW w:w="0" w:type="auto"/>
            <w:vAlign w:val="center"/>
            <w:hideMark/>
          </w:tcPr>
          <w:p w14:paraId="46A0B501" w14:textId="77777777" w:rsidR="004A399F" w:rsidRPr="004A399F" w:rsidRDefault="004A399F" w:rsidP="004A399F">
            <w:pPr>
              <w:jc w:val="right"/>
              <w:rPr>
                <w:sz w:val="20"/>
                <w:szCs w:val="20"/>
              </w:rPr>
            </w:pPr>
            <w:r>
              <w:rPr>
                <w:sz w:val="20"/>
                <w:szCs w:val="20"/>
              </w:rPr>
              <w:t>1</w:t>
            </w:r>
          </w:p>
        </w:tc>
        <w:tc>
          <w:tcPr>
            <w:tcW w:w="0" w:type="auto"/>
            <w:vAlign w:val="center"/>
            <w:hideMark/>
          </w:tcPr>
          <w:p w14:paraId="1E4CB19F" w14:textId="77777777" w:rsidR="004A399F" w:rsidRPr="004A399F" w:rsidRDefault="004A399F" w:rsidP="004A399F">
            <w:pPr>
              <w:jc w:val="right"/>
              <w:rPr>
                <w:sz w:val="20"/>
                <w:szCs w:val="20"/>
              </w:rPr>
            </w:pPr>
            <w:r>
              <w:rPr>
                <w:sz w:val="20"/>
                <w:szCs w:val="20"/>
              </w:rPr>
              <w:t>0</w:t>
            </w:r>
          </w:p>
        </w:tc>
        <w:tc>
          <w:tcPr>
            <w:tcW w:w="0" w:type="auto"/>
            <w:vAlign w:val="center"/>
            <w:hideMark/>
          </w:tcPr>
          <w:p w14:paraId="7F46D475" w14:textId="77777777" w:rsidR="004A399F" w:rsidRPr="004A399F" w:rsidRDefault="004A399F" w:rsidP="004A399F">
            <w:pPr>
              <w:jc w:val="right"/>
              <w:rPr>
                <w:sz w:val="20"/>
                <w:szCs w:val="20"/>
              </w:rPr>
            </w:pPr>
            <w:r>
              <w:rPr>
                <w:sz w:val="20"/>
                <w:szCs w:val="20"/>
              </w:rPr>
              <w:t>0</w:t>
            </w:r>
          </w:p>
        </w:tc>
        <w:tc>
          <w:tcPr>
            <w:tcW w:w="0" w:type="auto"/>
            <w:vAlign w:val="center"/>
            <w:hideMark/>
          </w:tcPr>
          <w:p w14:paraId="5B519971" w14:textId="77777777" w:rsidR="004A399F" w:rsidRPr="004A399F" w:rsidRDefault="004A399F" w:rsidP="004A399F">
            <w:pPr>
              <w:jc w:val="right"/>
              <w:rPr>
                <w:sz w:val="20"/>
                <w:szCs w:val="20"/>
              </w:rPr>
            </w:pPr>
            <w:r>
              <w:rPr>
                <w:sz w:val="20"/>
                <w:szCs w:val="20"/>
              </w:rPr>
              <w:t>0</w:t>
            </w:r>
          </w:p>
        </w:tc>
        <w:tc>
          <w:tcPr>
            <w:tcW w:w="0" w:type="auto"/>
            <w:vAlign w:val="center"/>
            <w:hideMark/>
          </w:tcPr>
          <w:p w14:paraId="64787783" w14:textId="77777777" w:rsidR="004A399F" w:rsidRPr="004A399F" w:rsidRDefault="004A399F" w:rsidP="004A399F">
            <w:pPr>
              <w:jc w:val="right"/>
              <w:rPr>
                <w:sz w:val="20"/>
                <w:szCs w:val="20"/>
              </w:rPr>
            </w:pPr>
            <w:r>
              <w:rPr>
                <w:sz w:val="20"/>
                <w:szCs w:val="20"/>
              </w:rPr>
              <w:t>0</w:t>
            </w:r>
          </w:p>
        </w:tc>
      </w:tr>
    </w:tbl>
    <w:p>
      <w:pPr>
        <w:rPr>
          <w:ins w:id="90015" w:author="Claude" w:date="2026-10-14T12:00:00Z"/>
        </w:rPr>
      </w:pPr>
    </w:p>
    <w:p>
      <w:pPr>
        <w:rPr>
          <w:ins w:id="90013" w:author="Claude" w:date="2026-10-14T12:00:00Z"/>
        </w:rPr>
      </w:pPr>
      <w:ins w:id="90014" w:author="Claude" w:date="2026-10-14T12:00:00Z">
        <w:r>
          <w:rPr>
            <w:b/>
            <w:bCs/>
          </w:rPr>
          <w:t xml:space="preserve">Table S-A. Dutch river and Monterey Bay sample sets included in the concentration benchmark.</w:t>
        </w:r>
        <w:r>
          <w:t xml:space="preserve"> Numbers in parentheses are SI reference numbers. </w:t>
        </w:r>
        <w:r>
          <w:rPr>
            <w:i/>
            <w:iCs/>
          </w:rPr>
          <w:t xml:space="preserve">a</w:t>
        </w:r>
        <w:r>
          <w:t xml:space="preserve">, differential slope (Dutch: RIVM bootstrap 95% CI, as published; this study: pooled fit ±1.96 SE). Fit window: Dutch, estimated </w:t>
        </w:r>
        <w:r>
          <w:rPr>
            <w:i/>
            <w:iCs/>
          </w:rPr>
          <w:t xml:space="preserve">x</w:t>
        </w:r>
        <w:r>
          <w:rPr>
            <w:vertAlign w:val="subscript"/>
          </w:rPr>
          <w:t xml:space="preserve">min</w:t>
        </w:r>
        <w:r>
          <w:t xml:space="preserve"> (fit extends to 5000 µm); this study, LOD window. Reported, range of study-reported totals (measured). Rescaled columns: median of per-sample medians [lowest per-sample 5th – highest per-sample 95th percentile], particles m⁻³; Dutch values reconstructed with the RIVM method, this study’s with the pooled single slope (W2 measured, W1 reconstructed).</w:t>
        </w:r>
      </w:ins>
    </w:p>
    <w:tbl>
      <w:tblPr>
        <w:tblW w:type="auto" w:w="0"/>
        <w:tblBorders>
          <w:top w:val="single" w:sz="4" w:space="0" w:color="auto"/>
          <w:bottom w:val="single" w:sz="4" w:space="0" w:color="auto"/>
          <w:insideH w:val="single" w:sz="4" w:space="0" w:color="auto"/>
        </w:tblBorders>
        <w:tblLook w:firstColumn="1" w:firstRow="1" w:lastColumn="0" w:lastRow="0" w:noHBand="0" w:noVBand="1" w:val="04A0"/>
      </w:tblPr>
      <w:tblGrid>
        <w:gridCol w:w="936"/>
        <w:gridCol w:w="936"/>
        <w:gridCol w:w="936"/>
        <w:gridCol w:w="936"/>
        <w:gridCol w:w="936"/>
        <w:gridCol w:w="936"/>
        <w:gridCol w:w="936"/>
        <w:gridCol w:w="936"/>
        <w:gridCol w:w="936"/>
        <w:gridCol w:w="936"/>
      </w:tblGrid>
      <w:tr>
        <w:trPr>
          <w:ins w:id="90016" w:author="Claude" w:date="2026-10-14T12:00:00Z"/>
        </w:trPr>
        <w:tc>
          <w:tcPr>
            <w:tcW w:type="dxa" w:w="936"/>
          </w:tcPr>
          <w:p>
            <w:pPr>
              <w:rPr>
                <w:ins w:id="90017" w:author="Claude" w:date="2026-10-14T12:00:00Z"/>
              </w:rPr>
            </w:pPr>
            <w:ins w:id="90018" w:author="Claude" w:date="2026-10-14T12:00:00Z">
              <w:r>
                <w:rPr>
                  <w:b/>
                  <w:bCs/>
                  <w:sz w:val="14"/>
                  <w:szCs w:val="14"/>
                </w:rPr>
                <w:t xml:space="preserve">Study</w:t>
              </w:r>
            </w:ins>
          </w:p>
        </w:tc>
        <w:tc>
          <w:tcPr>
            <w:tcW w:type="dxa" w:w="936"/>
          </w:tcPr>
          <w:p>
            <w:pPr>
              <w:rPr>
                <w:ins w:id="90019" w:author="Claude" w:date="2026-10-14T12:00:00Z"/>
              </w:rPr>
            </w:pPr>
            <w:ins w:id="90020" w:author="Claude" w:date="2026-10-14T12:00:00Z">
              <w:r>
                <w:rPr>
                  <w:b/>
                  <w:bCs/>
                  <w:sz w:val="14"/>
                  <w:szCs w:val="14"/>
                </w:rPr>
                <w:t xml:space="preserve">Water body</w:t>
              </w:r>
            </w:ins>
          </w:p>
        </w:tc>
        <w:tc>
          <w:tcPr>
            <w:tcW w:type="dxa" w:w="936"/>
          </w:tcPr>
          <w:p>
            <w:pPr>
              <w:rPr>
                <w:ins w:id="90021" w:author="Claude" w:date="2026-10-14T12:00:00Z"/>
              </w:rPr>
            </w:pPr>
            <w:ins w:id="90022" w:author="Claude" w:date="2026-10-14T12:00:00Z">
              <w:r>
                <w:rPr>
                  <w:b/>
                  <w:bCs/>
                  <w:sz w:val="14"/>
                  <w:szCs w:val="14"/>
                </w:rPr>
                <w:t xml:space="preserve">n</w:t>
              </w:r>
            </w:ins>
          </w:p>
        </w:tc>
        <w:tc>
          <w:tcPr>
            <w:tcW w:type="dxa" w:w="936"/>
          </w:tcPr>
          <w:p>
            <w:pPr>
              <w:rPr>
                <w:ins w:id="90023" w:author="Claude" w:date="2026-10-14T12:00:00Z"/>
              </w:rPr>
            </w:pPr>
            <w:ins w:id="90024" w:author="Claude" w:date="2026-10-14T12:00:00Z">
              <w:r>
                <w:rPr>
                  <w:b/>
                  <w:bCs/>
                  <w:sz w:val="14"/>
                  <w:szCs w:val="14"/>
                </w:rPr>
                <w:t xml:space="preserve">Technique</w:t>
              </w:r>
            </w:ins>
          </w:p>
        </w:tc>
        <w:tc>
          <w:tcPr>
            <w:tcW w:type="dxa" w:w="936"/>
          </w:tcPr>
          <w:p>
            <w:pPr>
              <w:rPr>
                <w:ins w:id="90025" w:author="Claude" w:date="2026-10-14T12:00:00Z"/>
              </w:rPr>
            </w:pPr>
            <w:ins w:id="90026" w:author="Claude" w:date="2026-10-14T12:00:00Z">
              <w:r>
                <w:rPr>
                  <w:b/>
                  <w:bCs/>
                  <w:sz w:val="14"/>
                  <w:szCs w:val="14"/>
                </w:rPr>
                <w:t xml:space="preserve">Measured range (µm)</w:t>
              </w:r>
            </w:ins>
          </w:p>
        </w:tc>
        <w:tc>
          <w:tcPr>
            <w:tcW w:type="dxa" w:w="936"/>
          </w:tcPr>
          <w:p>
            <w:pPr>
              <w:rPr>
                <w:ins w:id="90027" w:author="Claude" w:date="2026-10-14T12:00:00Z"/>
              </w:rPr>
            </w:pPr>
            <w:ins w:id="90028" w:author="Claude" w:date="2026-10-14T12:00:00Z">
              <w:r>
                <w:rPr>
                  <w:b/>
                  <w:bCs/>
                  <w:sz w:val="14"/>
                  <w:szCs w:val="14"/>
                </w:rPr>
                <w:t xml:space="preserve">a [95% CI]</w:t>
              </w:r>
            </w:ins>
          </w:p>
        </w:tc>
        <w:tc>
          <w:tcPr>
            <w:tcW w:type="dxa" w:w="936"/>
          </w:tcPr>
          <w:p>
            <w:pPr>
              <w:rPr>
                <w:ins w:id="90029" w:author="Claude" w:date="2026-10-14T12:00:00Z"/>
              </w:rPr>
            </w:pPr>
            <w:ins w:id="90030" w:author="Claude" w:date="2026-10-14T12:00:00Z">
              <w:r>
                <w:rPr>
                  <w:b/>
                  <w:bCs/>
                  <w:sz w:val="14"/>
                  <w:szCs w:val="14"/>
                </w:rPr>
                <w:t xml:space="preserve">Fit window</w:t>
              </w:r>
            </w:ins>
          </w:p>
        </w:tc>
        <w:tc>
          <w:tcPr>
            <w:tcW w:type="dxa" w:w="936"/>
          </w:tcPr>
          <w:p>
            <w:pPr>
              <w:rPr>
                <w:ins w:id="90031" w:author="Claude" w:date="2026-10-14T12:00:00Z"/>
              </w:rPr>
            </w:pPr>
            <w:ins w:id="90032" w:author="Claude" w:date="2026-10-14T12:00:00Z">
              <w:r>
                <w:rPr>
                  <w:b/>
                  <w:bCs/>
                  <w:sz w:val="14"/>
                  <w:szCs w:val="14"/>
                </w:rPr>
                <w:t xml:space="preserve">Reported (particles m⁻³)</w:t>
              </w:r>
            </w:ins>
          </w:p>
        </w:tc>
        <w:tc>
          <w:tcPr>
            <w:tcW w:type="dxa" w:w="936"/>
          </w:tcPr>
          <w:p>
            <w:pPr>
              <w:rPr>
                <w:ins w:id="90033" w:author="Claude" w:date="2026-10-14T12:00:00Z"/>
              </w:rPr>
            </w:pPr>
            <w:ins w:id="90034" w:author="Claude" w:date="2026-10-14T12:00:00Z">
              <w:r>
                <w:rPr>
                  <w:b/>
                  <w:bCs/>
                  <w:sz w:val="14"/>
                  <w:szCs w:val="14"/>
                </w:rPr>
                <w:t xml:space="preserve">W2 50–500 µm</w:t>
              </w:r>
            </w:ins>
          </w:p>
        </w:tc>
        <w:tc>
          <w:tcPr>
            <w:tcW w:type="dxa" w:w="936"/>
          </w:tcPr>
          <w:p>
            <w:pPr>
              <w:rPr>
                <w:ins w:id="90035" w:author="Claude" w:date="2026-10-14T12:00:00Z"/>
              </w:rPr>
            </w:pPr>
            <w:ins w:id="90036" w:author="Claude" w:date="2026-10-14T12:00:00Z">
              <w:r>
                <w:rPr>
                  <w:b/>
                  <w:bCs/>
                  <w:sz w:val="14"/>
                  <w:szCs w:val="14"/>
                </w:rPr>
                <w:t xml:space="preserve">W1 1–5000 µm</w:t>
              </w:r>
            </w:ins>
          </w:p>
        </w:tc>
      </w:tr>
      <w:tr>
        <w:trPr>
          <w:ins w:id="90037" w:author="Claude" w:date="2026-10-14T12:00:00Z"/>
        </w:trPr>
        <w:tc>
          <w:tcPr>
            <w:tcW w:type="dxa" w:w="936"/>
          </w:tcPr>
          <w:p>
            <w:pPr>
              <w:rPr>
                <w:ins w:id="90038" w:author="Claude" w:date="2026-10-14T12:00:00Z"/>
              </w:rPr>
            </w:pPr>
            <w:ins w:id="90039" w:author="Claude" w:date="2026-10-14T12:00:00Z">
              <w:r>
                <w:rPr>
                  <w:sz w:val="14"/>
                  <w:szCs w:val="14"/>
                </w:rPr>
                <w:t xml:space="preserve">Mintenig et al. 2020 (12)</w:t>
              </w:r>
            </w:ins>
          </w:p>
        </w:tc>
        <w:tc>
          <w:tcPr>
            <w:tcW w:type="dxa" w:w="936"/>
          </w:tcPr>
          <w:p>
            <w:pPr>
              <w:rPr>
                <w:ins w:id="90040" w:author="Claude" w:date="2026-10-14T12:00:00Z"/>
              </w:rPr>
            </w:pPr>
            <w:ins w:id="90041" w:author="Claude" w:date="2026-10-14T12:00:00Z">
              <w:r>
                <w:rPr>
                  <w:sz w:val="14"/>
                  <w:szCs w:val="14"/>
                </w:rPr>
                <w:t xml:space="preserve">Dommel</w:t>
              </w:r>
            </w:ins>
          </w:p>
        </w:tc>
        <w:tc>
          <w:tcPr>
            <w:tcW w:type="dxa" w:w="936"/>
          </w:tcPr>
          <w:p>
            <w:pPr>
              <w:rPr>
                <w:ins w:id="90042" w:author="Claude" w:date="2026-10-14T12:00:00Z"/>
              </w:rPr>
            </w:pPr>
            <w:ins w:id="90043" w:author="Claude" w:date="2026-10-14T12:00:00Z">
              <w:r>
                <w:rPr>
                  <w:sz w:val="14"/>
                  <w:szCs w:val="14"/>
                </w:rPr>
                <w:t xml:space="preserve">18</w:t>
              </w:r>
            </w:ins>
          </w:p>
        </w:tc>
        <w:tc>
          <w:tcPr>
            <w:tcW w:type="dxa" w:w="936"/>
          </w:tcPr>
          <w:p>
            <w:pPr>
              <w:rPr>
                <w:ins w:id="90044" w:author="Claude" w:date="2026-10-14T12:00:00Z"/>
              </w:rPr>
            </w:pPr>
            <w:ins w:id="90045" w:author="Claude" w:date="2026-10-14T12:00:00Z">
              <w:r>
                <w:rPr>
                  <w:sz w:val="14"/>
                  <w:szCs w:val="14"/>
                </w:rPr>
                <w:t xml:space="preserve">FTIR</w:t>
              </w:r>
            </w:ins>
          </w:p>
        </w:tc>
        <w:tc>
          <w:tcPr>
            <w:tcW w:type="dxa" w:w="936"/>
          </w:tcPr>
          <w:p>
            <w:pPr>
              <w:rPr>
                <w:ins w:id="90046" w:author="Claude" w:date="2026-10-14T12:00:00Z"/>
              </w:rPr>
            </w:pPr>
            <w:ins w:id="90047" w:author="Claude" w:date="2026-10-14T12:00:00Z">
              <w:r>
                <w:rPr>
                  <w:sz w:val="14"/>
                  <w:szCs w:val="14"/>
                </w:rPr>
                <w:t xml:space="preserve">20–5000</w:t>
              </w:r>
            </w:ins>
          </w:p>
        </w:tc>
        <w:tc>
          <w:tcPr>
            <w:tcW w:type="dxa" w:w="936"/>
          </w:tcPr>
          <w:p>
            <w:pPr>
              <w:rPr>
                <w:ins w:id="90048" w:author="Claude" w:date="2026-10-14T12:00:00Z"/>
              </w:rPr>
            </w:pPr>
            <w:ins w:id="90049" w:author="Claude" w:date="2026-10-14T12:00:00Z">
              <w:r>
                <w:rPr>
                  <w:sz w:val="14"/>
                  <w:szCs w:val="14"/>
                </w:rPr>
                <w:t xml:space="preserve">−2.35 [−2.40, −2.31]</w:t>
              </w:r>
            </w:ins>
          </w:p>
        </w:tc>
        <w:tc>
          <w:tcPr>
            <w:tcW w:type="dxa" w:w="936"/>
          </w:tcPr>
          <w:p>
            <w:pPr>
              <w:rPr>
                <w:ins w:id="90050" w:author="Claude" w:date="2026-10-14T12:00:00Z"/>
              </w:rPr>
            </w:pPr>
            <w:ins w:id="90051" w:author="Claude" w:date="2026-10-14T12:00:00Z">
              <w:r>
                <w:rPr>
                  <w:sz w:val="14"/>
                  <w:szCs w:val="14"/>
                </w:rPr>
                <w:t xml:space="preserve">xmin 170 µm</w:t>
              </w:r>
            </w:ins>
          </w:p>
        </w:tc>
        <w:tc>
          <w:tcPr>
            <w:tcW w:type="dxa" w:w="936"/>
          </w:tcPr>
          <w:p>
            <w:pPr>
              <w:rPr>
                <w:ins w:id="90052" w:author="Claude" w:date="2026-10-14T12:00:00Z"/>
              </w:rPr>
            </w:pPr>
            <w:ins w:id="90053" w:author="Claude" w:date="2026-10-14T12:00:00Z">
              <w:r>
                <w:rPr>
                  <w:sz w:val="14"/>
                  <w:szCs w:val="14"/>
                </w:rPr>
                <w:t xml:space="preserve">160–12,000</w:t>
              </w:r>
            </w:ins>
          </w:p>
        </w:tc>
        <w:tc>
          <w:tcPr>
            <w:tcW w:type="dxa" w:w="936"/>
          </w:tcPr>
          <w:p>
            <w:pPr>
              <w:rPr>
                <w:ins w:id="90054" w:author="Claude" w:date="2026-10-14T12:00:00Z"/>
              </w:rPr>
            </w:pPr>
            <w:ins w:id="90055" w:author="Claude" w:date="2026-10-14T12:00:00Z">
              <w:r>
                <w:rPr>
                  <w:sz w:val="14"/>
                  <w:szCs w:val="14"/>
                </w:rPr>
                <w:t xml:space="preserve">180 [40–3,500]</w:t>
              </w:r>
            </w:ins>
          </w:p>
        </w:tc>
        <w:tc>
          <w:tcPr>
            <w:tcW w:type="dxa" w:w="936"/>
          </w:tcPr>
          <w:p>
            <w:pPr>
              <w:rPr>
                <w:ins w:id="90056" w:author="Claude" w:date="2026-10-14T12:00:00Z"/>
              </w:rPr>
            </w:pPr>
            <w:ins w:id="90057" w:author="Claude" w:date="2026-10-14T12:00:00Z">
              <w:r>
                <w:rPr>
                  <w:sz w:val="14"/>
                  <w:szCs w:val="14"/>
                </w:rPr>
                <w:t xml:space="preserve">38,000 [8,200–7.6 × 10⁵]</w:t>
              </w:r>
            </w:ins>
          </w:p>
        </w:tc>
      </w:tr>
      <w:tr>
        <w:trPr>
          <w:ins w:id="90058" w:author="Claude" w:date="2026-10-14T12:00:00Z"/>
        </w:trPr>
        <w:tc>
          <w:tcPr>
            <w:tcW w:type="dxa" w:w="936"/>
          </w:tcPr>
          <w:p>
            <w:pPr>
              <w:rPr>
                <w:ins w:id="90059" w:author="Claude" w:date="2026-10-14T12:00:00Z"/>
              </w:rPr>
            </w:pPr>
            <w:ins w:id="90060" w:author="Claude" w:date="2026-10-14T12:00:00Z">
              <w:r>
                <w:rPr>
                  <w:sz w:val="14"/>
                  <w:szCs w:val="14"/>
                </w:rPr>
                <w:t xml:space="preserve">Mintenig et al. 2020 (12)</w:t>
              </w:r>
            </w:ins>
          </w:p>
        </w:tc>
        <w:tc>
          <w:tcPr>
            <w:tcW w:type="dxa" w:w="936"/>
          </w:tcPr>
          <w:p>
            <w:pPr>
              <w:rPr>
                <w:ins w:id="90061" w:author="Claude" w:date="2026-10-14T12:00:00Z"/>
              </w:rPr>
            </w:pPr>
            <w:ins w:id="90062" w:author="Claude" w:date="2026-10-14T12:00:00Z">
              <w:r>
                <w:rPr>
                  <w:sz w:val="14"/>
                  <w:szCs w:val="14"/>
                </w:rPr>
                <w:t xml:space="preserve">Meuse</w:t>
              </w:r>
            </w:ins>
          </w:p>
        </w:tc>
        <w:tc>
          <w:tcPr>
            <w:tcW w:type="dxa" w:w="936"/>
          </w:tcPr>
          <w:p>
            <w:pPr>
              <w:rPr>
                <w:ins w:id="90063" w:author="Claude" w:date="2026-10-14T12:00:00Z"/>
              </w:rPr>
            </w:pPr>
            <w:ins w:id="90064" w:author="Claude" w:date="2026-10-14T12:00:00Z">
              <w:r>
                <w:rPr>
                  <w:sz w:val="14"/>
                  <w:szCs w:val="14"/>
                </w:rPr>
                <w:t xml:space="preserve">11</w:t>
              </w:r>
            </w:ins>
          </w:p>
        </w:tc>
        <w:tc>
          <w:tcPr>
            <w:tcW w:type="dxa" w:w="936"/>
          </w:tcPr>
          <w:p>
            <w:pPr>
              <w:rPr>
                <w:ins w:id="90065" w:author="Claude" w:date="2026-10-14T12:00:00Z"/>
              </w:rPr>
            </w:pPr>
            <w:ins w:id="90066" w:author="Claude" w:date="2026-10-14T12:00:00Z">
              <w:r>
                <w:rPr>
                  <w:sz w:val="14"/>
                  <w:szCs w:val="14"/>
                </w:rPr>
                <w:t xml:space="preserve">FTIR</w:t>
              </w:r>
            </w:ins>
          </w:p>
        </w:tc>
        <w:tc>
          <w:tcPr>
            <w:tcW w:type="dxa" w:w="936"/>
          </w:tcPr>
          <w:p>
            <w:pPr>
              <w:rPr>
                <w:ins w:id="90067" w:author="Claude" w:date="2026-10-14T12:00:00Z"/>
              </w:rPr>
            </w:pPr>
            <w:ins w:id="90068" w:author="Claude" w:date="2026-10-14T12:00:00Z">
              <w:r>
                <w:rPr>
                  <w:sz w:val="14"/>
                  <w:szCs w:val="14"/>
                </w:rPr>
                <w:t xml:space="preserve">20–5000</w:t>
              </w:r>
            </w:ins>
          </w:p>
        </w:tc>
        <w:tc>
          <w:tcPr>
            <w:tcW w:type="dxa" w:w="936"/>
          </w:tcPr>
          <w:p>
            <w:pPr>
              <w:rPr>
                <w:ins w:id="90069" w:author="Claude" w:date="2026-10-14T12:00:00Z"/>
              </w:rPr>
            </w:pPr>
            <w:ins w:id="90070" w:author="Claude" w:date="2026-10-14T12:00:00Z">
              <w:r>
                <w:rPr>
                  <w:sz w:val="14"/>
                  <w:szCs w:val="14"/>
                </w:rPr>
                <w:t xml:space="preserve">−2.29 [−2.41, −2.11]</w:t>
              </w:r>
            </w:ins>
          </w:p>
        </w:tc>
        <w:tc>
          <w:tcPr>
            <w:tcW w:type="dxa" w:w="936"/>
          </w:tcPr>
          <w:p>
            <w:pPr>
              <w:rPr>
                <w:ins w:id="90071" w:author="Claude" w:date="2026-10-14T12:00:00Z"/>
              </w:rPr>
            </w:pPr>
            <w:ins w:id="90072" w:author="Claude" w:date="2026-10-14T12:00:00Z">
              <w:r>
                <w:rPr>
                  <w:sz w:val="14"/>
                  <w:szCs w:val="14"/>
                </w:rPr>
                <w:t xml:space="preserve">xmin 268 µm</w:t>
              </w:r>
            </w:ins>
          </w:p>
        </w:tc>
        <w:tc>
          <w:tcPr>
            <w:tcW w:type="dxa" w:w="936"/>
          </w:tcPr>
          <w:p>
            <w:pPr>
              <w:rPr>
                <w:ins w:id="90073" w:author="Claude" w:date="2026-10-14T12:00:00Z"/>
              </w:rPr>
            </w:pPr>
            <w:ins w:id="90074" w:author="Claude" w:date="2026-10-14T12:00:00Z">
              <w:r>
                <w:rPr>
                  <w:sz w:val="14"/>
                  <w:szCs w:val="14"/>
                </w:rPr>
                <w:t xml:space="preserve">67–1,400</w:t>
              </w:r>
            </w:ins>
          </w:p>
        </w:tc>
        <w:tc>
          <w:tcPr>
            <w:tcW w:type="dxa" w:w="936"/>
          </w:tcPr>
          <w:p>
            <w:pPr>
              <w:rPr>
                <w:ins w:id="90075" w:author="Claude" w:date="2026-10-14T12:00:00Z"/>
              </w:rPr>
            </w:pPr>
            <w:ins w:id="90076" w:author="Claude" w:date="2026-10-14T12:00:00Z">
              <w:r>
                <w:rPr>
                  <w:sz w:val="14"/>
                  <w:szCs w:val="14"/>
                </w:rPr>
                <w:t xml:space="preserve">250 [18–460]</w:t>
              </w:r>
            </w:ins>
          </w:p>
        </w:tc>
        <w:tc>
          <w:tcPr>
            <w:tcW w:type="dxa" w:w="936"/>
          </w:tcPr>
          <w:p>
            <w:pPr>
              <w:rPr>
                <w:ins w:id="90077" w:author="Claude" w:date="2026-10-14T12:00:00Z"/>
              </w:rPr>
            </w:pPr>
            <w:ins w:id="90078" w:author="Claude" w:date="2026-10-14T12:00:00Z">
              <w:r>
                <w:rPr>
                  <w:sz w:val="14"/>
                  <w:szCs w:val="14"/>
                </w:rPr>
                <w:t xml:space="preserve">39,000 [2,200–83,000]</w:t>
              </w:r>
            </w:ins>
          </w:p>
        </w:tc>
      </w:tr>
      <w:tr>
        <w:trPr>
          <w:ins w:id="90079" w:author="Claude" w:date="2026-10-14T12:00:00Z"/>
        </w:trPr>
        <w:tc>
          <w:tcPr>
            <w:tcW w:type="dxa" w:w="936"/>
          </w:tcPr>
          <w:p>
            <w:pPr>
              <w:rPr>
                <w:ins w:id="90080" w:author="Claude" w:date="2026-10-14T12:00:00Z"/>
              </w:rPr>
            </w:pPr>
            <w:ins w:id="90081" w:author="Claude" w:date="2026-10-14T12:00:00Z">
              <w:r>
                <w:rPr>
                  <w:sz w:val="14"/>
                  <w:szCs w:val="14"/>
                </w:rPr>
                <w:t xml:space="preserve">Mintenig et al. 2025 (14)</w:t>
              </w:r>
            </w:ins>
          </w:p>
        </w:tc>
        <w:tc>
          <w:tcPr>
            <w:tcW w:type="dxa" w:w="936"/>
          </w:tcPr>
          <w:p>
            <w:pPr>
              <w:rPr>
                <w:ins w:id="90082" w:author="Claude" w:date="2026-10-14T12:00:00Z"/>
              </w:rPr>
            </w:pPr>
            <w:ins w:id="90083" w:author="Claude" w:date="2026-10-14T12:00:00Z">
              <w:r>
                <w:rPr>
                  <w:sz w:val="14"/>
                  <w:szCs w:val="14"/>
                </w:rPr>
                <w:t xml:space="preserve">Dommel</w:t>
              </w:r>
            </w:ins>
          </w:p>
        </w:tc>
        <w:tc>
          <w:tcPr>
            <w:tcW w:type="dxa" w:w="936"/>
          </w:tcPr>
          <w:p>
            <w:pPr>
              <w:rPr>
                <w:ins w:id="90084" w:author="Claude" w:date="2026-10-14T12:00:00Z"/>
              </w:rPr>
            </w:pPr>
            <w:ins w:id="90085" w:author="Claude" w:date="2026-10-14T12:00:00Z">
              <w:r>
                <w:rPr>
                  <w:sz w:val="14"/>
                  <w:szCs w:val="14"/>
                </w:rPr>
                <w:t xml:space="preserve">4</w:t>
              </w:r>
            </w:ins>
          </w:p>
        </w:tc>
        <w:tc>
          <w:tcPr>
            <w:tcW w:type="dxa" w:w="936"/>
          </w:tcPr>
          <w:p>
            <w:pPr>
              <w:rPr>
                <w:ins w:id="90086" w:author="Claude" w:date="2026-10-14T12:00:00Z"/>
              </w:rPr>
            </w:pPr>
            <w:ins w:id="90087" w:author="Claude" w:date="2026-10-14T12:00:00Z">
              <w:r>
                <w:rPr>
                  <w:sz w:val="14"/>
                  <w:szCs w:val="14"/>
                </w:rPr>
                <w:t xml:space="preserve">FTIR</w:t>
              </w:r>
            </w:ins>
          </w:p>
        </w:tc>
        <w:tc>
          <w:tcPr>
            <w:tcW w:type="dxa" w:w="936"/>
          </w:tcPr>
          <w:p>
            <w:pPr>
              <w:rPr>
                <w:ins w:id="90088" w:author="Claude" w:date="2026-10-14T12:00:00Z"/>
              </w:rPr>
            </w:pPr>
            <w:ins w:id="90089" w:author="Claude" w:date="2026-10-14T12:00:00Z">
              <w:r>
                <w:rPr>
                  <w:sz w:val="14"/>
                  <w:szCs w:val="14"/>
                </w:rPr>
                <w:t xml:space="preserve">20–5000</w:t>
              </w:r>
            </w:ins>
          </w:p>
        </w:tc>
        <w:tc>
          <w:tcPr>
            <w:tcW w:type="dxa" w:w="936"/>
          </w:tcPr>
          <w:p>
            <w:pPr>
              <w:rPr>
                <w:ins w:id="90090" w:author="Claude" w:date="2026-10-14T12:00:00Z"/>
              </w:rPr>
            </w:pPr>
            <w:ins w:id="90091" w:author="Claude" w:date="2026-10-14T12:00:00Z">
              <w:r>
                <w:rPr>
                  <w:sz w:val="14"/>
                  <w:szCs w:val="14"/>
                </w:rPr>
                <w:t xml:space="preserve">−2.35 [−2.40, −2.31]</w:t>
              </w:r>
            </w:ins>
          </w:p>
        </w:tc>
        <w:tc>
          <w:tcPr>
            <w:tcW w:type="dxa" w:w="936"/>
          </w:tcPr>
          <w:p>
            <w:pPr>
              <w:rPr>
                <w:ins w:id="90092" w:author="Claude" w:date="2026-10-14T12:00:00Z"/>
              </w:rPr>
            </w:pPr>
            <w:ins w:id="90093" w:author="Claude" w:date="2026-10-14T12:00:00Z">
              <w:r>
                <w:rPr>
                  <w:sz w:val="14"/>
                  <w:szCs w:val="14"/>
                </w:rPr>
                <w:t xml:space="preserve">xmin 170 µm</w:t>
              </w:r>
            </w:ins>
          </w:p>
        </w:tc>
        <w:tc>
          <w:tcPr>
            <w:tcW w:type="dxa" w:w="936"/>
          </w:tcPr>
          <w:p>
            <w:pPr>
              <w:rPr>
                <w:ins w:id="90094" w:author="Claude" w:date="2026-10-14T12:00:00Z"/>
              </w:rPr>
            </w:pPr>
            <w:ins w:id="90095" w:author="Claude" w:date="2026-10-14T12:00:00Z">
              <w:r>
                <w:rPr>
                  <w:sz w:val="14"/>
                  <w:szCs w:val="14"/>
                </w:rPr>
                <w:t xml:space="preserve">1,400–31,000</w:t>
              </w:r>
            </w:ins>
          </w:p>
        </w:tc>
        <w:tc>
          <w:tcPr>
            <w:tcW w:type="dxa" w:w="936"/>
          </w:tcPr>
          <w:p>
            <w:pPr>
              <w:rPr>
                <w:ins w:id="90096" w:author="Claude" w:date="2026-10-14T12:00:00Z"/>
              </w:rPr>
            </w:pPr>
            <w:ins w:id="90097" w:author="Claude" w:date="2026-10-14T12:00:00Z">
              <w:r>
                <w:rPr>
                  <w:sz w:val="14"/>
                  <w:szCs w:val="14"/>
                </w:rPr>
                <w:t xml:space="preserve">3,000 [340–9,400]</w:t>
              </w:r>
            </w:ins>
          </w:p>
        </w:tc>
        <w:tc>
          <w:tcPr>
            <w:tcW w:type="dxa" w:w="936"/>
          </w:tcPr>
          <w:p>
            <w:pPr>
              <w:rPr>
                <w:ins w:id="90098" w:author="Claude" w:date="2026-10-14T12:00:00Z"/>
              </w:rPr>
            </w:pPr>
            <w:ins w:id="90099" w:author="Claude" w:date="2026-10-14T12:00:00Z">
              <w:r>
                <w:rPr>
                  <w:sz w:val="14"/>
                  <w:szCs w:val="14"/>
                </w:rPr>
                <w:t xml:space="preserve">6.2 × 10⁵ [69,000–2.0 × 10⁶]</w:t>
              </w:r>
            </w:ins>
          </w:p>
        </w:tc>
      </w:tr>
      <w:tr>
        <w:trPr>
          <w:ins w:id="90100" w:author="Claude" w:date="2026-10-14T12:00:00Z"/>
        </w:trPr>
        <w:tc>
          <w:tcPr>
            <w:tcW w:type="dxa" w:w="936"/>
          </w:tcPr>
          <w:p>
            <w:pPr>
              <w:rPr>
                <w:ins w:id="90101" w:author="Claude" w:date="2026-10-14T12:00:00Z"/>
              </w:rPr>
            </w:pPr>
            <w:ins w:id="90102" w:author="Claude" w:date="2026-10-14T12:00:00Z">
              <w:r>
                <w:rPr>
                  <w:sz w:val="14"/>
                  <w:szCs w:val="14"/>
                </w:rPr>
                <w:t xml:space="preserve">Mughini-Gras et al. 2021 (13)</w:t>
              </w:r>
            </w:ins>
          </w:p>
        </w:tc>
        <w:tc>
          <w:tcPr>
            <w:tcW w:type="dxa" w:w="936"/>
          </w:tcPr>
          <w:p>
            <w:pPr>
              <w:rPr>
                <w:ins w:id="90103" w:author="Claude" w:date="2026-10-14T12:00:00Z"/>
              </w:rPr>
            </w:pPr>
            <w:ins w:id="90104" w:author="Claude" w:date="2026-10-14T12:00:00Z">
              <w:r>
                <w:rPr>
                  <w:sz w:val="14"/>
                  <w:szCs w:val="14"/>
                </w:rPr>
                <w:t xml:space="preserve">Lek canal</w:t>
              </w:r>
            </w:ins>
          </w:p>
        </w:tc>
        <w:tc>
          <w:tcPr>
            <w:tcW w:type="dxa" w:w="936"/>
          </w:tcPr>
          <w:p>
            <w:pPr>
              <w:rPr>
                <w:ins w:id="90105" w:author="Claude" w:date="2026-10-14T12:00:00Z"/>
              </w:rPr>
            </w:pPr>
            <w:ins w:id="90106" w:author="Claude" w:date="2026-10-14T12:00:00Z">
              <w:r>
                <w:rPr>
                  <w:sz w:val="14"/>
                  <w:szCs w:val="14"/>
                </w:rPr>
                <w:t xml:space="preserve">2</w:t>
              </w:r>
            </w:ins>
          </w:p>
        </w:tc>
        <w:tc>
          <w:tcPr>
            <w:tcW w:type="dxa" w:w="936"/>
          </w:tcPr>
          <w:p>
            <w:pPr>
              <w:rPr>
                <w:ins w:id="90107" w:author="Claude" w:date="2026-10-14T12:00:00Z"/>
              </w:rPr>
            </w:pPr>
            <w:ins w:id="90108" w:author="Claude" w:date="2026-10-14T12:00:00Z">
              <w:r>
                <w:rPr>
                  <w:sz w:val="14"/>
                  <w:szCs w:val="14"/>
                </w:rPr>
                <w:t xml:space="preserve">LDIR</w:t>
              </w:r>
            </w:ins>
          </w:p>
        </w:tc>
        <w:tc>
          <w:tcPr>
            <w:tcW w:type="dxa" w:w="936"/>
          </w:tcPr>
          <w:p>
            <w:pPr>
              <w:rPr>
                <w:ins w:id="90109" w:author="Claude" w:date="2026-10-14T12:00:00Z"/>
              </w:rPr>
            </w:pPr>
            <w:ins w:id="90110" w:author="Claude" w:date="2026-10-14T12:00:00Z">
              <w:r>
                <w:rPr>
                  <w:sz w:val="14"/>
                  <w:szCs w:val="14"/>
                </w:rPr>
                <w:t xml:space="preserve">10–500</w:t>
              </w:r>
            </w:ins>
          </w:p>
        </w:tc>
        <w:tc>
          <w:tcPr>
            <w:tcW w:type="dxa" w:w="936"/>
          </w:tcPr>
          <w:p>
            <w:pPr>
              <w:rPr>
                <w:ins w:id="90111" w:author="Claude" w:date="2026-10-14T12:00:00Z"/>
              </w:rPr>
            </w:pPr>
            <w:ins w:id="90112" w:author="Claude" w:date="2026-10-14T12:00:00Z">
              <w:r>
                <w:rPr>
                  <w:sz w:val="14"/>
                  <w:szCs w:val="14"/>
                </w:rPr>
                <w:t xml:space="preserve">−3.76 [−3.89, −3.18]</w:t>
              </w:r>
            </w:ins>
          </w:p>
        </w:tc>
        <w:tc>
          <w:tcPr>
            <w:tcW w:type="dxa" w:w="936"/>
          </w:tcPr>
          <w:p>
            <w:pPr>
              <w:rPr>
                <w:ins w:id="90113" w:author="Claude" w:date="2026-10-14T12:00:00Z"/>
              </w:rPr>
            </w:pPr>
            <w:ins w:id="90114" w:author="Claude" w:date="2026-10-14T12:00:00Z">
              <w:r>
                <w:rPr>
                  <w:sz w:val="14"/>
                  <w:szCs w:val="14"/>
                </w:rPr>
                <w:t xml:space="preserve">xmin 62 µm</w:t>
              </w:r>
            </w:ins>
          </w:p>
        </w:tc>
        <w:tc>
          <w:tcPr>
            <w:tcW w:type="dxa" w:w="936"/>
          </w:tcPr>
          <w:p>
            <w:pPr>
              <w:rPr>
                <w:ins w:id="90115" w:author="Claude" w:date="2026-10-14T12:00:00Z"/>
              </w:rPr>
            </w:pPr>
            <w:ins w:id="90116" w:author="Claude" w:date="2026-10-14T12:00:00Z">
              <w:r>
                <w:rPr>
                  <w:sz w:val="14"/>
                  <w:szCs w:val="14"/>
                </w:rPr>
                <w:t xml:space="preserve">1.0 × 10⁵–3.3 × 10⁵</w:t>
              </w:r>
            </w:ins>
          </w:p>
        </w:tc>
        <w:tc>
          <w:tcPr>
            <w:tcW w:type="dxa" w:w="936"/>
          </w:tcPr>
          <w:p>
            <w:pPr>
              <w:rPr>
                <w:ins w:id="90117" w:author="Claude" w:date="2026-10-14T12:00:00Z"/>
              </w:rPr>
            </w:pPr>
            <w:ins w:id="90118" w:author="Claude" w:date="2026-10-14T12:00:00Z">
              <w:r>
                <w:rPr>
                  <w:sz w:val="14"/>
                  <w:szCs w:val="14"/>
                </w:rPr>
                <w:t xml:space="preserve">3,200 [1,000–8,000]</w:t>
              </w:r>
            </w:ins>
          </w:p>
        </w:tc>
        <w:tc>
          <w:tcPr>
            <w:tcW w:type="dxa" w:w="936"/>
          </w:tcPr>
          <w:p>
            <w:pPr>
              <w:rPr>
                <w:ins w:id="90119" w:author="Claude" w:date="2026-10-14T12:00:00Z"/>
              </w:rPr>
            </w:pPr>
            <w:ins w:id="90120" w:author="Claude" w:date="2026-10-14T12:00:00Z">
              <w:r>
                <w:rPr>
                  <w:sz w:val="14"/>
                  <w:szCs w:val="14"/>
                </w:rPr>
                <w:t xml:space="preserve">9.4 × 10⁷ [2.1 × 10⁷–2.3 × 10⁸]</w:t>
              </w:r>
            </w:ins>
          </w:p>
        </w:tc>
      </w:tr>
      <w:tr>
        <w:trPr>
          <w:ins w:id="90121" w:author="Claude" w:date="2026-10-14T12:00:00Z"/>
        </w:trPr>
        <w:tc>
          <w:tcPr>
            <w:tcW w:type="dxa" w:w="936"/>
          </w:tcPr>
          <w:p>
            <w:pPr>
              <w:rPr>
                <w:ins w:id="90122" w:author="Claude" w:date="2026-10-14T12:00:00Z"/>
              </w:rPr>
            </w:pPr>
            <w:ins w:id="90123" w:author="Claude" w:date="2026-10-14T12:00:00Z">
              <w:r>
                <w:rPr>
                  <w:sz w:val="14"/>
                  <w:szCs w:val="14"/>
                </w:rPr>
                <w:t xml:space="preserve">Mughini-Gras et al. 2021 (13)</w:t>
              </w:r>
            </w:ins>
          </w:p>
        </w:tc>
        <w:tc>
          <w:tcPr>
            <w:tcW w:type="dxa" w:w="936"/>
          </w:tcPr>
          <w:p>
            <w:pPr>
              <w:rPr>
                <w:ins w:id="90124" w:author="Claude" w:date="2026-10-14T12:00:00Z"/>
              </w:rPr>
            </w:pPr>
            <w:ins w:id="90125" w:author="Claude" w:date="2026-10-14T12:00:00Z">
              <w:r>
                <w:rPr>
                  <w:sz w:val="14"/>
                  <w:szCs w:val="14"/>
                </w:rPr>
                <w:t xml:space="preserve">Rhine</w:t>
              </w:r>
            </w:ins>
          </w:p>
        </w:tc>
        <w:tc>
          <w:tcPr>
            <w:tcW w:type="dxa" w:w="936"/>
          </w:tcPr>
          <w:p>
            <w:pPr>
              <w:rPr>
                <w:ins w:id="90126" w:author="Claude" w:date="2026-10-14T12:00:00Z"/>
              </w:rPr>
            </w:pPr>
            <w:ins w:id="90127" w:author="Claude" w:date="2026-10-14T12:00:00Z">
              <w:r>
                <w:rPr>
                  <w:sz w:val="14"/>
                  <w:szCs w:val="14"/>
                </w:rPr>
                <w:t xml:space="preserve">2</w:t>
              </w:r>
            </w:ins>
          </w:p>
        </w:tc>
        <w:tc>
          <w:tcPr>
            <w:tcW w:type="dxa" w:w="936"/>
          </w:tcPr>
          <w:p>
            <w:pPr>
              <w:rPr>
                <w:ins w:id="90128" w:author="Claude" w:date="2026-10-14T12:00:00Z"/>
              </w:rPr>
            </w:pPr>
            <w:ins w:id="90129" w:author="Claude" w:date="2026-10-14T12:00:00Z">
              <w:r>
                <w:rPr>
                  <w:sz w:val="14"/>
                  <w:szCs w:val="14"/>
                </w:rPr>
                <w:t xml:space="preserve">LDIR</w:t>
              </w:r>
            </w:ins>
          </w:p>
        </w:tc>
        <w:tc>
          <w:tcPr>
            <w:tcW w:type="dxa" w:w="936"/>
          </w:tcPr>
          <w:p>
            <w:pPr>
              <w:rPr>
                <w:ins w:id="90130" w:author="Claude" w:date="2026-10-14T12:00:00Z"/>
              </w:rPr>
            </w:pPr>
            <w:ins w:id="90131" w:author="Claude" w:date="2026-10-14T12:00:00Z">
              <w:r>
                <w:rPr>
                  <w:sz w:val="14"/>
                  <w:szCs w:val="14"/>
                </w:rPr>
                <w:t xml:space="preserve">10–500</w:t>
              </w:r>
            </w:ins>
          </w:p>
        </w:tc>
        <w:tc>
          <w:tcPr>
            <w:tcW w:type="dxa" w:w="936"/>
          </w:tcPr>
          <w:p>
            <w:pPr>
              <w:rPr>
                <w:ins w:id="90132" w:author="Claude" w:date="2026-10-14T12:00:00Z"/>
              </w:rPr>
            </w:pPr>
            <w:ins w:id="90133" w:author="Claude" w:date="2026-10-14T12:00:00Z">
              <w:r>
                <w:rPr>
                  <w:sz w:val="14"/>
                  <w:szCs w:val="14"/>
                </w:rPr>
                <w:t xml:space="preserve">−2.98 [−3.19, −2.80]</w:t>
              </w:r>
            </w:ins>
          </w:p>
        </w:tc>
        <w:tc>
          <w:tcPr>
            <w:tcW w:type="dxa" w:w="936"/>
          </w:tcPr>
          <w:p>
            <w:pPr>
              <w:rPr>
                <w:ins w:id="90134" w:author="Claude" w:date="2026-10-14T12:00:00Z"/>
              </w:rPr>
            </w:pPr>
            <w:ins w:id="90135" w:author="Claude" w:date="2026-10-14T12:00:00Z">
              <w:r>
                <w:rPr>
                  <w:sz w:val="14"/>
                  <w:szCs w:val="14"/>
                </w:rPr>
                <w:t xml:space="preserve">xmin 67 µm</w:t>
              </w:r>
            </w:ins>
          </w:p>
        </w:tc>
        <w:tc>
          <w:tcPr>
            <w:tcW w:type="dxa" w:w="936"/>
          </w:tcPr>
          <w:p>
            <w:pPr>
              <w:rPr>
                <w:ins w:id="90136" w:author="Claude" w:date="2026-10-14T12:00:00Z"/>
              </w:rPr>
            </w:pPr>
            <w:ins w:id="90137" w:author="Claude" w:date="2026-10-14T12:00:00Z">
              <w:r>
                <w:rPr>
                  <w:sz w:val="14"/>
                  <w:szCs w:val="14"/>
                </w:rPr>
                <w:t xml:space="preserve">1.4 × 10⁵–3.1 × 10⁵</w:t>
              </w:r>
            </w:ins>
          </w:p>
        </w:tc>
        <w:tc>
          <w:tcPr>
            <w:tcW w:type="dxa" w:w="936"/>
          </w:tcPr>
          <w:p>
            <w:pPr>
              <w:rPr>
                <w:ins w:id="90138" w:author="Claude" w:date="2026-10-14T12:00:00Z"/>
              </w:rPr>
            </w:pPr>
            <w:ins w:id="90139" w:author="Claude" w:date="2026-10-14T12:00:00Z">
              <w:r>
                <w:rPr>
                  <w:sz w:val="14"/>
                  <w:szCs w:val="14"/>
                </w:rPr>
                <w:t xml:space="preserve">9,000 [4,200–16,000]</w:t>
              </w:r>
            </w:ins>
          </w:p>
        </w:tc>
        <w:tc>
          <w:tcPr>
            <w:tcW w:type="dxa" w:w="936"/>
          </w:tcPr>
          <w:p>
            <w:pPr>
              <w:rPr>
                <w:ins w:id="90140" w:author="Claude" w:date="2026-10-14T12:00:00Z"/>
              </w:rPr>
            </w:pPr>
            <w:ins w:id="90141" w:author="Claude" w:date="2026-10-14T12:00:00Z">
              <w:r>
                <w:rPr>
                  <w:sz w:val="14"/>
                  <w:szCs w:val="14"/>
                </w:rPr>
                <w:t xml:space="preserve">2.2 × 10⁷ [9.5 × 10⁶–4.3 × 10⁷]</w:t>
              </w:r>
            </w:ins>
          </w:p>
        </w:tc>
      </w:tr>
      <w:tr>
        <w:trPr>
          <w:ins w:id="90142" w:author="Claude" w:date="2026-10-14T12:00:00Z"/>
        </w:trPr>
        <w:tc>
          <w:tcPr>
            <w:tcW w:type="dxa" w:w="936"/>
          </w:tcPr>
          <w:p>
            <w:pPr>
              <w:rPr>
                <w:ins w:id="90143" w:author="Claude" w:date="2026-10-14T12:00:00Z"/>
              </w:rPr>
            </w:pPr>
            <w:ins w:id="90144" w:author="Claude" w:date="2026-10-14T12:00:00Z">
              <w:r>
                <w:rPr>
                  <w:sz w:val="14"/>
                  <w:szCs w:val="14"/>
                </w:rPr>
                <w:t xml:space="preserve">This study</w:t>
              </w:r>
            </w:ins>
          </w:p>
        </w:tc>
        <w:tc>
          <w:tcPr>
            <w:tcW w:type="dxa" w:w="936"/>
          </w:tcPr>
          <w:p>
            <w:pPr>
              <w:rPr>
                <w:ins w:id="90145" w:author="Claude" w:date="2026-10-14T12:00:00Z"/>
              </w:rPr>
            </w:pPr>
            <w:ins w:id="90146" w:author="Claude" w:date="2026-10-14T12:00:00Z">
              <w:r>
                <w:rPr>
                  <w:sz w:val="14"/>
                  <w:szCs w:val="14"/>
                </w:rPr>
                <w:t xml:space="preserve">Carmel</w:t>
              </w:r>
            </w:ins>
          </w:p>
        </w:tc>
        <w:tc>
          <w:tcPr>
            <w:tcW w:type="dxa" w:w="936"/>
          </w:tcPr>
          <w:p>
            <w:pPr>
              <w:rPr>
                <w:ins w:id="90147" w:author="Claude" w:date="2026-10-14T12:00:00Z"/>
              </w:rPr>
            </w:pPr>
            <w:ins w:id="90148" w:author="Claude" w:date="2026-10-14T12:00:00Z">
              <w:r>
                <w:rPr>
                  <w:sz w:val="14"/>
                  <w:szCs w:val="14"/>
                </w:rPr>
                <w:t xml:space="preserve">14</w:t>
              </w:r>
            </w:ins>
          </w:p>
        </w:tc>
        <w:tc>
          <w:tcPr>
            <w:tcW w:type="dxa" w:w="936"/>
          </w:tcPr>
          <w:p>
            <w:pPr>
              <w:rPr>
                <w:ins w:id="90149" w:author="Claude" w:date="2026-10-14T12:00:00Z"/>
              </w:rPr>
            </w:pPr>
            <w:ins w:id="90150" w:author="Claude" w:date="2026-10-14T12:00:00Z">
              <w:r>
                <w:rPr>
                  <w:sz w:val="14"/>
                  <w:szCs w:val="14"/>
                </w:rPr>
                <w:t xml:space="preserve">µFTIR</w:t>
              </w:r>
            </w:ins>
          </w:p>
        </w:tc>
        <w:tc>
          <w:tcPr>
            <w:tcW w:type="dxa" w:w="936"/>
          </w:tcPr>
          <w:p>
            <w:pPr>
              <w:rPr>
                <w:ins w:id="90151" w:author="Claude" w:date="2026-10-14T12:00:00Z"/>
              </w:rPr>
            </w:pPr>
            <w:ins w:id="90152" w:author="Claude" w:date="2026-10-14T12:00:00Z">
              <w:r>
                <w:rPr>
                  <w:sz w:val="14"/>
                  <w:szCs w:val="14"/>
                </w:rPr>
                <w:t xml:space="preserve">50–500</w:t>
              </w:r>
            </w:ins>
          </w:p>
        </w:tc>
        <w:tc>
          <w:tcPr>
            <w:tcW w:type="dxa" w:w="936"/>
          </w:tcPr>
          <w:p>
            <w:pPr>
              <w:rPr>
                <w:ins w:id="90153" w:author="Claude" w:date="2026-10-14T12:00:00Z"/>
              </w:rPr>
            </w:pPr>
            <w:ins w:id="90154" w:author="Claude" w:date="2026-10-14T12:00:00Z">
              <w:r>
                <w:rPr>
                  <w:sz w:val="14"/>
                  <w:szCs w:val="14"/>
                </w:rPr>
                <w:t xml:space="preserve">−2.16 [−2.31, −2.01]</w:t>
              </w:r>
            </w:ins>
          </w:p>
        </w:tc>
        <w:tc>
          <w:tcPr>
            <w:tcW w:type="dxa" w:w="936"/>
          </w:tcPr>
          <w:p>
            <w:pPr>
              <w:rPr>
                <w:ins w:id="90155" w:author="Claude" w:date="2026-10-14T12:00:00Z"/>
              </w:rPr>
            </w:pPr>
            <w:ins w:id="90156" w:author="Claude" w:date="2026-10-14T12:00:00Z">
              <w:r>
                <w:rPr>
                  <w:sz w:val="14"/>
                  <w:szCs w:val="14"/>
                </w:rPr>
                <w:t xml:space="preserve">window 100–500 µm</w:t>
              </w:r>
            </w:ins>
          </w:p>
        </w:tc>
        <w:tc>
          <w:tcPr>
            <w:tcW w:type="dxa" w:w="936"/>
          </w:tcPr>
          <w:p>
            <w:pPr>
              <w:rPr>
                <w:ins w:id="90157" w:author="Claude" w:date="2026-10-14T12:00:00Z"/>
              </w:rPr>
            </w:pPr>
            <w:ins w:id="90158" w:author="Claude" w:date="2026-10-14T12:00:00Z">
              <w:r>
                <w:rPr>
                  <w:sz w:val="14"/>
                  <w:szCs w:val="14"/>
                </w:rPr>
                <w:t xml:space="preserve">15–1,200</w:t>
              </w:r>
            </w:ins>
          </w:p>
        </w:tc>
        <w:tc>
          <w:tcPr>
            <w:tcW w:type="dxa" w:w="936"/>
          </w:tcPr>
          <w:p>
            <w:pPr>
              <w:rPr>
                <w:ins w:id="90159" w:author="Claude" w:date="2026-10-14T12:00:00Z"/>
              </w:rPr>
            </w:pPr>
            <w:ins w:id="90160" w:author="Claude" w:date="2026-10-14T12:00:00Z">
              <w:r>
                <w:rPr>
                  <w:sz w:val="14"/>
                  <w:szCs w:val="14"/>
                </w:rPr>
                <w:t xml:space="preserve">140 [15–1,200]</w:t>
              </w:r>
            </w:ins>
          </w:p>
        </w:tc>
        <w:tc>
          <w:tcPr>
            <w:tcW w:type="dxa" w:w="936"/>
          </w:tcPr>
          <w:p>
            <w:pPr>
              <w:rPr>
                <w:ins w:id="90161" w:author="Claude" w:date="2026-10-14T12:00:00Z"/>
              </w:rPr>
            </w:pPr>
            <w:ins w:id="90162" w:author="Claude" w:date="2026-10-14T12:00:00Z">
              <w:r>
                <w:rPr>
                  <w:sz w:val="14"/>
                  <w:szCs w:val="14"/>
                </w:rPr>
                <w:t xml:space="preserve">14,000 [310–6.3 × 10⁵]</w:t>
              </w:r>
            </w:ins>
          </w:p>
        </w:tc>
      </w:tr>
      <w:tr>
        <w:trPr>
          <w:ins w:id="90163" w:author="Claude" w:date="2026-10-14T12:00:00Z"/>
        </w:trPr>
        <w:tc>
          <w:tcPr>
            <w:tcW w:type="dxa" w:w="936"/>
          </w:tcPr>
          <w:p>
            <w:pPr>
              <w:rPr>
                <w:ins w:id="90164" w:author="Claude" w:date="2026-10-14T12:00:00Z"/>
              </w:rPr>
            </w:pPr>
            <w:ins w:id="90165" w:author="Claude" w:date="2026-10-14T12:00:00Z">
              <w:r>
                <w:rPr>
                  <w:sz w:val="14"/>
                  <w:szCs w:val="14"/>
                </w:rPr>
                <w:t xml:space="preserve">This study</w:t>
              </w:r>
            </w:ins>
          </w:p>
        </w:tc>
        <w:tc>
          <w:tcPr>
            <w:tcW w:type="dxa" w:w="936"/>
          </w:tcPr>
          <w:p>
            <w:pPr>
              <w:rPr>
                <w:ins w:id="90166" w:author="Claude" w:date="2026-10-14T12:00:00Z"/>
              </w:rPr>
            </w:pPr>
            <w:ins w:id="90167" w:author="Claude" w:date="2026-10-14T12:00:00Z">
              <w:r>
                <w:rPr>
                  <w:sz w:val="14"/>
                  <w:szCs w:val="14"/>
                </w:rPr>
                <w:t xml:space="preserve">Pajaro</w:t>
              </w:r>
            </w:ins>
          </w:p>
        </w:tc>
        <w:tc>
          <w:tcPr>
            <w:tcW w:type="dxa" w:w="936"/>
          </w:tcPr>
          <w:p>
            <w:pPr>
              <w:rPr>
                <w:ins w:id="90168" w:author="Claude" w:date="2026-10-14T12:00:00Z"/>
              </w:rPr>
            </w:pPr>
            <w:ins w:id="90169" w:author="Claude" w:date="2026-10-14T12:00:00Z">
              <w:r>
                <w:rPr>
                  <w:sz w:val="14"/>
                  <w:szCs w:val="14"/>
                </w:rPr>
                <w:t xml:space="preserve">14</w:t>
              </w:r>
            </w:ins>
          </w:p>
        </w:tc>
        <w:tc>
          <w:tcPr>
            <w:tcW w:type="dxa" w:w="936"/>
          </w:tcPr>
          <w:p>
            <w:pPr>
              <w:rPr>
                <w:ins w:id="90170" w:author="Claude" w:date="2026-10-14T12:00:00Z"/>
              </w:rPr>
            </w:pPr>
            <w:ins w:id="90171" w:author="Claude" w:date="2026-10-14T12:00:00Z">
              <w:r>
                <w:rPr>
                  <w:sz w:val="14"/>
                  <w:szCs w:val="14"/>
                </w:rPr>
                <w:t xml:space="preserve">µFTIR</w:t>
              </w:r>
            </w:ins>
          </w:p>
        </w:tc>
        <w:tc>
          <w:tcPr>
            <w:tcW w:type="dxa" w:w="936"/>
          </w:tcPr>
          <w:p>
            <w:pPr>
              <w:rPr>
                <w:ins w:id="90172" w:author="Claude" w:date="2026-10-14T12:00:00Z"/>
              </w:rPr>
            </w:pPr>
            <w:ins w:id="90173" w:author="Claude" w:date="2026-10-14T12:00:00Z">
              <w:r>
                <w:rPr>
                  <w:sz w:val="14"/>
                  <w:szCs w:val="14"/>
                </w:rPr>
                <w:t xml:space="preserve">50–500</w:t>
              </w:r>
            </w:ins>
          </w:p>
        </w:tc>
        <w:tc>
          <w:tcPr>
            <w:tcW w:type="dxa" w:w="936"/>
          </w:tcPr>
          <w:p>
            <w:pPr>
              <w:rPr>
                <w:ins w:id="90174" w:author="Claude" w:date="2026-10-14T12:00:00Z"/>
              </w:rPr>
            </w:pPr>
            <w:ins w:id="90175" w:author="Claude" w:date="2026-10-14T12:00:00Z">
              <w:r>
                <w:rPr>
                  <w:sz w:val="14"/>
                  <w:szCs w:val="14"/>
                </w:rPr>
                <w:t xml:space="preserve">−2.58 [−2.73, −2.44]</w:t>
              </w:r>
            </w:ins>
          </w:p>
        </w:tc>
        <w:tc>
          <w:tcPr>
            <w:tcW w:type="dxa" w:w="936"/>
          </w:tcPr>
          <w:p>
            <w:pPr>
              <w:rPr>
                <w:ins w:id="90176" w:author="Claude" w:date="2026-10-14T12:00:00Z"/>
              </w:rPr>
            </w:pPr>
            <w:ins w:id="90177" w:author="Claude" w:date="2026-10-14T12:00:00Z">
              <w:r>
                <w:rPr>
                  <w:sz w:val="14"/>
                  <w:szCs w:val="14"/>
                </w:rPr>
                <w:t xml:space="preserve">window 100–500 µm</w:t>
              </w:r>
            </w:ins>
          </w:p>
        </w:tc>
        <w:tc>
          <w:tcPr>
            <w:tcW w:type="dxa" w:w="936"/>
          </w:tcPr>
          <w:p>
            <w:pPr>
              <w:rPr>
                <w:ins w:id="90178" w:author="Claude" w:date="2026-10-14T12:00:00Z"/>
              </w:rPr>
            </w:pPr>
            <w:ins w:id="90179" w:author="Claude" w:date="2026-10-14T12:00:00Z">
              <w:r>
                <w:rPr>
                  <w:sz w:val="14"/>
                  <w:szCs w:val="14"/>
                </w:rPr>
                <w:t xml:space="preserve">15–2,300</w:t>
              </w:r>
            </w:ins>
          </w:p>
        </w:tc>
        <w:tc>
          <w:tcPr>
            <w:tcW w:type="dxa" w:w="936"/>
          </w:tcPr>
          <w:p>
            <w:pPr>
              <w:rPr>
                <w:ins w:id="90180" w:author="Claude" w:date="2026-10-14T12:00:00Z"/>
              </w:rPr>
            </w:pPr>
            <w:ins w:id="90181" w:author="Claude" w:date="2026-10-14T12:00:00Z">
              <w:r>
                <w:rPr>
                  <w:sz w:val="14"/>
                  <w:szCs w:val="14"/>
                </w:rPr>
                <w:t xml:space="preserve">200 [15–2,300]</w:t>
              </w:r>
            </w:ins>
          </w:p>
        </w:tc>
        <w:tc>
          <w:tcPr>
            <w:tcW w:type="dxa" w:w="936"/>
          </w:tcPr>
          <w:p>
            <w:pPr>
              <w:rPr>
                <w:ins w:id="90182" w:author="Claude" w:date="2026-10-14T12:00:00Z"/>
              </w:rPr>
            </w:pPr>
            <w:ins w:id="90183" w:author="Claude" w:date="2026-10-14T12:00:00Z">
              <w:r>
                <w:rPr>
                  <w:sz w:val="14"/>
                  <w:szCs w:val="14"/>
                </w:rPr>
                <w:t xml:space="preserve">98,000 [1,500–6.2 × 10⁶]</w:t>
              </w:r>
            </w:ins>
          </w:p>
        </w:tc>
      </w:tr>
      <w:tr>
        <w:trPr>
          <w:ins w:id="90184" w:author="Claude" w:date="2026-10-14T12:00:00Z"/>
        </w:trPr>
        <w:tc>
          <w:tcPr>
            <w:tcW w:type="dxa" w:w="936"/>
          </w:tcPr>
          <w:p>
            <w:pPr>
              <w:rPr>
                <w:ins w:id="90185" w:author="Claude" w:date="2026-10-14T12:00:00Z"/>
              </w:rPr>
            </w:pPr>
            <w:ins w:id="90186" w:author="Claude" w:date="2026-10-14T12:00:00Z">
              <w:r>
                <w:rPr>
                  <w:sz w:val="14"/>
                  <w:szCs w:val="14"/>
                </w:rPr>
                <w:t xml:space="preserve">This study</w:t>
              </w:r>
            </w:ins>
          </w:p>
        </w:tc>
        <w:tc>
          <w:tcPr>
            <w:tcW w:type="dxa" w:w="936"/>
          </w:tcPr>
          <w:p>
            <w:pPr>
              <w:rPr>
                <w:ins w:id="90187" w:author="Claude" w:date="2026-10-14T12:00:00Z"/>
              </w:rPr>
            </w:pPr>
            <w:ins w:id="90188" w:author="Claude" w:date="2026-10-14T12:00:00Z">
              <w:r>
                <w:rPr>
                  <w:sz w:val="14"/>
                  <w:szCs w:val="14"/>
                </w:rPr>
                <w:t xml:space="preserve">Salinas</w:t>
              </w:r>
            </w:ins>
          </w:p>
        </w:tc>
        <w:tc>
          <w:tcPr>
            <w:tcW w:type="dxa" w:w="936"/>
          </w:tcPr>
          <w:p>
            <w:pPr>
              <w:rPr>
                <w:ins w:id="90189" w:author="Claude" w:date="2026-10-14T12:00:00Z"/>
              </w:rPr>
            </w:pPr>
            <w:ins w:id="90190" w:author="Claude" w:date="2026-10-14T12:00:00Z">
              <w:r>
                <w:rPr>
                  <w:sz w:val="14"/>
                  <w:szCs w:val="14"/>
                </w:rPr>
                <w:t xml:space="preserve">14</w:t>
              </w:r>
            </w:ins>
          </w:p>
        </w:tc>
        <w:tc>
          <w:tcPr>
            <w:tcW w:type="dxa" w:w="936"/>
          </w:tcPr>
          <w:p>
            <w:pPr>
              <w:rPr>
                <w:ins w:id="90191" w:author="Claude" w:date="2026-10-14T12:00:00Z"/>
              </w:rPr>
            </w:pPr>
            <w:ins w:id="90192" w:author="Claude" w:date="2026-10-14T12:00:00Z">
              <w:r>
                <w:rPr>
                  <w:sz w:val="14"/>
                  <w:szCs w:val="14"/>
                </w:rPr>
                <w:t xml:space="preserve">µFTIR</w:t>
              </w:r>
            </w:ins>
          </w:p>
        </w:tc>
        <w:tc>
          <w:tcPr>
            <w:tcW w:type="dxa" w:w="936"/>
          </w:tcPr>
          <w:p>
            <w:pPr>
              <w:rPr>
                <w:ins w:id="90193" w:author="Claude" w:date="2026-10-14T12:00:00Z"/>
              </w:rPr>
            </w:pPr>
            <w:ins w:id="90194" w:author="Claude" w:date="2026-10-14T12:00:00Z">
              <w:r>
                <w:rPr>
                  <w:sz w:val="14"/>
                  <w:szCs w:val="14"/>
                </w:rPr>
                <w:t xml:space="preserve">50–500</w:t>
              </w:r>
            </w:ins>
          </w:p>
        </w:tc>
        <w:tc>
          <w:tcPr>
            <w:tcW w:type="dxa" w:w="936"/>
          </w:tcPr>
          <w:p>
            <w:pPr>
              <w:rPr>
                <w:ins w:id="90195" w:author="Claude" w:date="2026-10-14T12:00:00Z"/>
              </w:rPr>
            </w:pPr>
            <w:ins w:id="90196" w:author="Claude" w:date="2026-10-14T12:00:00Z">
              <w:r>
                <w:rPr>
                  <w:sz w:val="14"/>
                  <w:szCs w:val="14"/>
                </w:rPr>
                <w:t xml:space="preserve">−2.26 [−2.46, −2.06]</w:t>
              </w:r>
            </w:ins>
          </w:p>
        </w:tc>
        <w:tc>
          <w:tcPr>
            <w:tcW w:type="dxa" w:w="936"/>
          </w:tcPr>
          <w:p>
            <w:pPr>
              <w:rPr>
                <w:ins w:id="90197" w:author="Claude" w:date="2026-10-14T12:00:00Z"/>
              </w:rPr>
            </w:pPr>
            <w:ins w:id="90198" w:author="Claude" w:date="2026-10-14T12:00:00Z">
              <w:r>
                <w:rPr>
                  <w:sz w:val="14"/>
                  <w:szCs w:val="14"/>
                </w:rPr>
                <w:t xml:space="preserve">window 100–500 µm</w:t>
              </w:r>
            </w:ins>
          </w:p>
        </w:tc>
        <w:tc>
          <w:tcPr>
            <w:tcW w:type="dxa" w:w="936"/>
          </w:tcPr>
          <w:p>
            <w:pPr>
              <w:rPr>
                <w:ins w:id="90199" w:author="Claude" w:date="2026-10-14T12:00:00Z"/>
              </w:rPr>
            </w:pPr>
            <w:ins w:id="90200" w:author="Claude" w:date="2026-10-14T12:00:00Z">
              <w:r>
                <w:rPr>
                  <w:sz w:val="14"/>
                  <w:szCs w:val="14"/>
                </w:rPr>
                <w:t xml:space="preserve">10–1,400</w:t>
              </w:r>
            </w:ins>
          </w:p>
        </w:tc>
        <w:tc>
          <w:tcPr>
            <w:tcW w:type="dxa" w:w="936"/>
          </w:tcPr>
          <w:p>
            <w:pPr>
              <w:rPr>
                <w:ins w:id="90201" w:author="Claude" w:date="2026-10-14T12:00:00Z"/>
              </w:rPr>
            </w:pPr>
            <w:ins w:id="90202" w:author="Claude" w:date="2026-10-14T12:00:00Z">
              <w:r>
                <w:rPr>
                  <w:sz w:val="14"/>
                  <w:szCs w:val="14"/>
                </w:rPr>
                <w:t xml:space="preserve">120 [10–1,400]</w:t>
              </w:r>
            </w:ins>
          </w:p>
        </w:tc>
        <w:tc>
          <w:tcPr>
            <w:tcW w:type="dxa" w:w="936"/>
          </w:tcPr>
          <w:p>
            <w:pPr>
              <w:rPr>
                <w:ins w:id="90203" w:author="Claude" w:date="2026-10-14T12:00:00Z"/>
              </w:rPr>
            </w:pPr>
            <w:ins w:id="90204" w:author="Claude" w:date="2026-10-14T12:00:00Z">
              <w:r>
                <w:rPr>
                  <w:sz w:val="14"/>
                  <w:szCs w:val="14"/>
                </w:rPr>
                <w:t xml:space="preserve">17,000 [300–1.2 × 10⁶]</w:t>
              </w:r>
            </w:ins>
          </w:p>
        </w:tc>
      </w:tr>
      <w:tr>
        <w:trPr>
          <w:ins w:id="90205" w:author="Claude" w:date="2026-10-14T12:00:00Z"/>
        </w:trPr>
        <w:tc>
          <w:tcPr>
            <w:tcW w:type="dxa" w:w="936"/>
          </w:tcPr>
          <w:p>
            <w:pPr>
              <w:rPr>
                <w:ins w:id="90206" w:author="Claude" w:date="2026-10-14T12:00:00Z"/>
              </w:rPr>
            </w:pPr>
            <w:ins w:id="90207" w:author="Claude" w:date="2026-10-14T12:00:00Z">
              <w:r>
                <w:rPr>
                  <w:sz w:val="14"/>
                  <w:szCs w:val="14"/>
                </w:rPr>
                <w:t xml:space="preserve">This study</w:t>
              </w:r>
            </w:ins>
          </w:p>
        </w:tc>
        <w:tc>
          <w:tcPr>
            <w:tcW w:type="dxa" w:w="936"/>
          </w:tcPr>
          <w:p>
            <w:pPr>
              <w:rPr>
                <w:ins w:id="90208" w:author="Claude" w:date="2026-10-14T12:00:00Z"/>
              </w:rPr>
            </w:pPr>
            <w:ins w:id="90209" w:author="Claude" w:date="2026-10-14T12:00:00Z">
              <w:r>
                <w:rPr>
                  <w:sz w:val="14"/>
                  <w:szCs w:val="14"/>
                </w:rPr>
                <w:t xml:space="preserve">San Lorenzo</w:t>
              </w:r>
            </w:ins>
          </w:p>
        </w:tc>
        <w:tc>
          <w:tcPr>
            <w:tcW w:type="dxa" w:w="936"/>
          </w:tcPr>
          <w:p>
            <w:pPr>
              <w:rPr>
                <w:ins w:id="90210" w:author="Claude" w:date="2026-10-14T12:00:00Z"/>
              </w:rPr>
            </w:pPr>
            <w:ins w:id="90211" w:author="Claude" w:date="2026-10-14T12:00:00Z">
              <w:r>
                <w:rPr>
                  <w:sz w:val="14"/>
                  <w:szCs w:val="14"/>
                </w:rPr>
                <w:t xml:space="preserve">14</w:t>
              </w:r>
            </w:ins>
          </w:p>
        </w:tc>
        <w:tc>
          <w:tcPr>
            <w:tcW w:type="dxa" w:w="936"/>
          </w:tcPr>
          <w:p>
            <w:pPr>
              <w:rPr>
                <w:ins w:id="90212" w:author="Claude" w:date="2026-10-14T12:00:00Z"/>
              </w:rPr>
            </w:pPr>
            <w:ins w:id="90213" w:author="Claude" w:date="2026-10-14T12:00:00Z">
              <w:r>
                <w:rPr>
                  <w:sz w:val="14"/>
                  <w:szCs w:val="14"/>
                </w:rPr>
                <w:t xml:space="preserve">µFTIR</w:t>
              </w:r>
            </w:ins>
          </w:p>
        </w:tc>
        <w:tc>
          <w:tcPr>
            <w:tcW w:type="dxa" w:w="936"/>
          </w:tcPr>
          <w:p>
            <w:pPr>
              <w:rPr>
                <w:ins w:id="90214" w:author="Claude" w:date="2026-10-14T12:00:00Z"/>
              </w:rPr>
            </w:pPr>
            <w:ins w:id="90215" w:author="Claude" w:date="2026-10-14T12:00:00Z">
              <w:r>
                <w:rPr>
                  <w:sz w:val="14"/>
                  <w:szCs w:val="14"/>
                </w:rPr>
                <w:t xml:space="preserve">50–500</w:t>
              </w:r>
            </w:ins>
          </w:p>
        </w:tc>
        <w:tc>
          <w:tcPr>
            <w:tcW w:type="dxa" w:w="936"/>
          </w:tcPr>
          <w:p>
            <w:pPr>
              <w:rPr>
                <w:ins w:id="90216" w:author="Claude" w:date="2026-10-14T12:00:00Z"/>
              </w:rPr>
            </w:pPr>
            <w:ins w:id="90217" w:author="Claude" w:date="2026-10-14T12:00:00Z">
              <w:r>
                <w:rPr>
                  <w:sz w:val="14"/>
                  <w:szCs w:val="14"/>
                </w:rPr>
                <w:t xml:space="preserve">−2.49 [−2.64, −2.33]</w:t>
              </w:r>
            </w:ins>
          </w:p>
        </w:tc>
        <w:tc>
          <w:tcPr>
            <w:tcW w:type="dxa" w:w="936"/>
          </w:tcPr>
          <w:p>
            <w:pPr>
              <w:rPr>
                <w:ins w:id="90218" w:author="Claude" w:date="2026-10-14T12:00:00Z"/>
              </w:rPr>
            </w:pPr>
            <w:ins w:id="90219" w:author="Claude" w:date="2026-10-14T12:00:00Z">
              <w:r>
                <w:rPr>
                  <w:sz w:val="14"/>
                  <w:szCs w:val="14"/>
                </w:rPr>
                <w:t xml:space="preserve">window 100–500 µm</w:t>
              </w:r>
            </w:ins>
          </w:p>
        </w:tc>
        <w:tc>
          <w:tcPr>
            <w:tcW w:type="dxa" w:w="936"/>
          </w:tcPr>
          <w:p>
            <w:pPr>
              <w:rPr>
                <w:ins w:id="90220" w:author="Claude" w:date="2026-10-14T12:00:00Z"/>
              </w:rPr>
            </w:pPr>
            <w:ins w:id="90221" w:author="Claude" w:date="2026-10-14T12:00:00Z">
              <w:r>
                <w:rPr>
                  <w:sz w:val="14"/>
                  <w:szCs w:val="14"/>
                </w:rPr>
                <w:t xml:space="preserve">10–3,600</w:t>
              </w:r>
            </w:ins>
          </w:p>
        </w:tc>
        <w:tc>
          <w:tcPr>
            <w:tcW w:type="dxa" w:w="936"/>
          </w:tcPr>
          <w:p>
            <w:pPr>
              <w:rPr>
                <w:ins w:id="90222" w:author="Claude" w:date="2026-10-14T12:00:00Z"/>
              </w:rPr>
            </w:pPr>
            <w:ins w:id="90223" w:author="Claude" w:date="2026-10-14T12:00:00Z">
              <w:r>
                <w:rPr>
                  <w:sz w:val="14"/>
                  <w:szCs w:val="14"/>
                </w:rPr>
                <w:t xml:space="preserve">280 [10–3,600]</w:t>
              </w:r>
            </w:ins>
          </w:p>
        </w:tc>
        <w:tc>
          <w:tcPr>
            <w:tcW w:type="dxa" w:w="936"/>
          </w:tcPr>
          <w:p>
            <w:pPr>
              <w:rPr>
                <w:ins w:id="90224" w:author="Claude" w:date="2026-10-14T12:00:00Z"/>
              </w:rPr>
            </w:pPr>
            <w:ins w:id="90225" w:author="Claude" w:date="2026-10-14T12:00:00Z">
              <w:r>
                <w:rPr>
                  <w:sz w:val="14"/>
                  <w:szCs w:val="14"/>
                </w:rPr>
                <w:t xml:space="preserve">97,000 [680–6.6 × 10⁶]</w:t>
              </w:r>
            </w:ins>
          </w:p>
        </w:tc>
      </w:tr>
    </w:tbl>
    <w:p w14:paraId="69236B9D" w14:textId="77777777" w:rsidR="00B270B1" w:rsidRDefault="00B270B1"/>
    <w:p w14:paraId="2D8B7624" w14:textId="77777777" w:rsidR="00923241" w:rsidRDefault="00923241"/>
    <w:p w14:paraId="68269A9A" w14:textId="77777777" w:rsidR="00923241" w:rsidRDefault="00923241"/>
    <w:p w14:paraId="7BE4EB78" w14:textId="77777777" w:rsidR="00923241" w:rsidRDefault="00923241"/>
    <w:p w14:paraId="29801197" w14:textId="77777777" w:rsidR="00923241" w:rsidRDefault="00923241"/>
    <w:p w14:paraId="06FD05FE" w14:textId="77777777" w:rsidR="00923241" w:rsidRDefault="00923241"/>
    <w:p w14:paraId="0C05A2FC" w14:textId="77777777" w:rsidR="00923241" w:rsidRDefault="00923241"/>
    <w:p w14:paraId="6F4459AC" w14:textId="2C310031" w:rsidR="00923241" w:rsidRDefault="00923241">
      <w:pPr>
        <w:spacing w:after="160" w:line="278" w:lineRule="auto"/>
      </w:pPr>
      <w:r>
        <w:br w:type="page"/>
      </w:r>
    </w:p>
    <w:p w14:paraId="6EE11012" w14:textId="34A3905A" w:rsidR="00923241" w:rsidRDefault="00923241">
      <w:pPr>
        <w:rPr>
          <w:b/>
          <w:bCs/>
        </w:rPr>
      </w:pPr>
      <w:r>
        <w:rPr>
          <w:b/>
          <w:bCs/>
        </w:rPr>
        <w:lastRenderedPageBreak/>
        <w:t>References</w:t>
      </w:r>
    </w:p>
    <w:p w14:paraId="5E72B014" w14:textId="77777777" w:rsidR="00940F5B" w:rsidRPr="00940F5B" w:rsidRDefault="00923241" w:rsidP="00940F5B">
      <w:pPr>
        <w:pStyle w:val="Bibliography"/>
        <w:rPr>
          <w:rFonts w:eastAsiaTheme="minorHAnsi"/>
        </w:rPr>
      </w:pPr>
      <w:r>
        <w:rPr>
          <w:b/>
          <w:bCs/>
        </w:rPr>
        <w:fldChar w:fldCharType="begin"/>
        <w:instrText xml:space="preserve"> ADDIN ZOTERO_BIBL {"uncited":[],"omitted":[],"custom":[]} CSL_BIBLIOGRAPHY </w:instrText>
        <w:fldChar w:fldCharType="separate"/>
      </w:r>
      <w:r>
        <w:rPr>
          <w:rFonts w:eastAsiaTheme="minorHAnsi"/>
        </w:rPr>
        <w:t>(1)</w:t>
        <w:tab/>
        <w:t xml:space="preserve">Cole, M. A Novel Method for Preparing Microplastic Fibers. </w:t>
      </w:r>
      <w:r>
        <w:rPr>
          <w:rFonts w:eastAsiaTheme="minorHAnsi"/>
          <w:i/>
          <w:iCs/>
        </w:rPr>
        <w:t>Sci Rep</w:t>
      </w:r>
      <w:r>
        <w:rPr>
          <w:rFonts w:eastAsiaTheme="minorHAnsi"/>
        </w:rPr>
        <w:t xml:space="preserve"> </w:t>
      </w:r>
      <w:r>
        <w:rPr>
          <w:rFonts w:eastAsiaTheme="minorHAnsi"/>
          <w:b/>
          <w:bCs/>
        </w:rPr>
        <w:t>2016</w:t>
      </w:r>
      <w:r>
        <w:rPr>
          <w:rFonts w:eastAsiaTheme="minorHAnsi"/>
        </w:rPr>
        <w:t xml:space="preserve">, </w:t>
      </w:r>
      <w:r>
        <w:rPr>
          <w:rFonts w:eastAsiaTheme="minorHAnsi"/>
          <w:i/>
          <w:iCs/>
        </w:rPr>
        <w:t>6</w:t>
      </w:r>
      <w:r>
        <w:rPr>
          <w:rFonts w:eastAsiaTheme="minorHAnsi"/>
        </w:rPr>
        <w:t xml:space="preserve"> (1), 34519. https://doi.org/10.1038/srep34519.</w:t>
      </w:r>
    </w:p>
    <w:p w14:paraId="70D9D132" w14:textId="77777777" w:rsidR="00940F5B" w:rsidRPr="00940F5B" w:rsidRDefault="00940F5B" w:rsidP="00940F5B">
      <w:pPr>
        <w:pStyle w:val="Bibliography"/>
        <w:rPr>
          <w:rFonts w:eastAsiaTheme="minorHAnsi"/>
        </w:rPr>
      </w:pPr>
      <w:r>
        <w:rPr>
          <w:rFonts w:eastAsiaTheme="minorHAnsi"/>
        </w:rPr>
        <w:t>(2)</w:t>
        <w:tab/>
        <w:t xml:space="preserve">Hidalgo-Ruz, V.; Gutow, L.; Thompson, R. C.; Thiel, M. Microplastics in the Marine Environment: A Review of the Methods Used for Identification and Quantification. </w:t>
      </w:r>
      <w:r>
        <w:rPr>
          <w:rFonts w:eastAsiaTheme="minorHAnsi"/>
          <w:i/>
          <w:iCs/>
        </w:rPr>
        <w:t>Environ. Sci. Technol.</w:t>
      </w:r>
      <w:r>
        <w:rPr>
          <w:rFonts w:eastAsiaTheme="minorHAnsi"/>
        </w:rPr>
        <w:t xml:space="preserve"> </w:t>
      </w:r>
      <w:r>
        <w:rPr>
          <w:rFonts w:eastAsiaTheme="minorHAnsi"/>
          <w:b/>
          <w:bCs/>
        </w:rPr>
        <w:t>2012</w:t>
      </w:r>
      <w:r>
        <w:rPr>
          <w:rFonts w:eastAsiaTheme="minorHAnsi"/>
        </w:rPr>
        <w:t xml:space="preserve">, </w:t>
      </w:r>
      <w:r>
        <w:rPr>
          <w:rFonts w:eastAsiaTheme="minorHAnsi"/>
          <w:i/>
          <w:iCs/>
        </w:rPr>
        <w:t>46</w:t>
      </w:r>
      <w:r>
        <w:rPr>
          <w:rFonts w:eastAsiaTheme="minorHAnsi"/>
        </w:rPr>
        <w:t xml:space="preserve"> (6), 3060–3075. https://doi.org/10.1021/es2031505.</w:t>
      </w:r>
    </w:p>
    <w:p w14:paraId="6F3B5483" w14:textId="77777777" w:rsidR="00940F5B" w:rsidRPr="00940F5B" w:rsidRDefault="00940F5B" w:rsidP="00940F5B">
      <w:pPr>
        <w:pStyle w:val="Bibliography"/>
        <w:rPr>
          <w:rFonts w:eastAsiaTheme="minorHAnsi"/>
        </w:rPr>
      </w:pPr>
      <w:r>
        <w:rPr>
          <w:rFonts w:eastAsiaTheme="minorHAnsi"/>
        </w:rPr>
        <w:t>(3)</w:t>
        <w:tab/>
        <w:t xml:space="preserve">Kooi, M.; Primpke, S.; Mintenig, S. M.; Lorenz, C.; Gerdts, G.; Koelmans, A. A. Characterizing the Multidimensionality of Microplastics across Environmental Compartments. </w:t>
      </w:r>
      <w:r>
        <w:rPr>
          <w:rFonts w:eastAsiaTheme="minorHAnsi"/>
          <w:i/>
          <w:iCs/>
        </w:rPr>
        <w:t>Water Research</w:t>
      </w:r>
      <w:r>
        <w:rPr>
          <w:rFonts w:eastAsiaTheme="minorHAnsi"/>
        </w:rPr>
        <w:t xml:space="preserve"> </w:t>
      </w:r>
      <w:r>
        <w:rPr>
          <w:rFonts w:eastAsiaTheme="minorHAnsi"/>
          <w:b/>
          <w:bCs/>
        </w:rPr>
        <w:t>2021</w:t>
      </w:r>
      <w:r>
        <w:rPr>
          <w:rFonts w:eastAsiaTheme="minorHAnsi"/>
        </w:rPr>
        <w:t xml:space="preserve">, </w:t>
      </w:r>
      <w:r>
        <w:rPr>
          <w:rFonts w:eastAsiaTheme="minorHAnsi"/>
          <w:i/>
          <w:iCs/>
        </w:rPr>
        <w:t>202</w:t>
      </w:r>
      <w:r>
        <w:rPr>
          <w:rFonts w:eastAsiaTheme="minorHAnsi"/>
        </w:rPr>
        <w:t xml:space="preserve"> (July). https://doi.org/10.1016/j.watres.2021.117429.</w:t>
      </w:r>
    </w:p>
    <w:p w14:paraId="52260E44" w14:textId="77777777" w:rsidR="00940F5B" w:rsidRPr="00940F5B" w:rsidRDefault="00940F5B" w:rsidP="00940F5B">
      <w:pPr>
        <w:pStyle w:val="Bibliography"/>
        <w:rPr>
          <w:rFonts w:eastAsiaTheme="minorHAnsi"/>
        </w:rPr>
      </w:pPr>
      <w:r>
        <w:rPr>
          <w:rFonts w:eastAsiaTheme="minorHAnsi"/>
        </w:rPr>
        <w:t>(4)</w:t>
        <w:tab/>
        <w:t xml:space="preserve">Segur, T.; Hough, I.; Dobiasova, N.; Voisin, D.; Richon, C.; Angot, H.; Thomas, J. L.; Sonke, J. E. Using the Power Law Size Distribution to Extrapolate and Compare Microplastic Number and Mass Concentrations in Environmental Media. </w:t>
      </w:r>
      <w:r>
        <w:rPr>
          <w:rFonts w:eastAsiaTheme="minorHAnsi"/>
          <w:i/>
          <w:iCs/>
        </w:rPr>
        <w:t>Micropl.&amp;Nanopl.</w:t>
      </w:r>
      <w:r>
        <w:rPr>
          <w:rFonts w:eastAsiaTheme="minorHAnsi"/>
        </w:rPr>
        <w:t xml:space="preserve"> </w:t>
      </w:r>
      <w:r>
        <w:rPr>
          <w:rFonts w:eastAsiaTheme="minorHAnsi"/>
          <w:b/>
          <w:bCs/>
        </w:rPr>
        <w:t>2026</w:t>
      </w:r>
      <w:r>
        <w:rPr>
          <w:rFonts w:eastAsiaTheme="minorHAnsi"/>
        </w:rPr>
        <w:t xml:space="preserve">, </w:t>
      </w:r>
      <w:r>
        <w:rPr>
          <w:rFonts w:eastAsiaTheme="minorHAnsi"/>
          <w:i/>
          <w:iCs/>
        </w:rPr>
        <w:t>6</w:t>
      </w:r>
      <w:r>
        <w:rPr>
          <w:rFonts w:eastAsiaTheme="minorHAnsi"/>
        </w:rPr>
        <w:t xml:space="preserve"> (1), 45. https://doi.org/10.1186/s43591-026-00205-5.</w:t>
      </w:r>
    </w:p>
    <w:p w14:paraId="18FE171B" w14:textId="77777777" w:rsidR="00940F5B" w:rsidRPr="00940F5B" w:rsidRDefault="00940F5B" w:rsidP="00940F5B">
      <w:pPr>
        <w:pStyle w:val="Bibliography"/>
        <w:rPr>
          <w:rFonts w:eastAsiaTheme="minorHAnsi"/>
        </w:rPr>
      </w:pPr>
      <w:r>
        <w:rPr>
          <w:rFonts w:eastAsiaTheme="minorHAnsi"/>
        </w:rPr>
        <w:t>(5)</w:t>
        <w:tab/>
        <w:t xml:space="preserve">Koelmans, A. A.; Mohamed Nor, N. H.; Hermsen, E.; Kooi, M.; Mintenig, S. M.; De France, J. Microplastics in Freshwaters and Drinking Water: Critical Review and Assessment of Data Quality. </w:t>
      </w:r>
      <w:r>
        <w:rPr>
          <w:rFonts w:eastAsiaTheme="minorHAnsi"/>
          <w:i/>
          <w:iCs/>
        </w:rPr>
        <w:t>Water Research</w:t>
      </w:r>
      <w:r>
        <w:rPr>
          <w:rFonts w:eastAsiaTheme="minorHAnsi"/>
        </w:rPr>
        <w:t xml:space="preserve"> </w:t>
      </w:r>
      <w:r>
        <w:rPr>
          <w:rFonts w:eastAsiaTheme="minorHAnsi"/>
          <w:b/>
          <w:bCs/>
        </w:rPr>
        <w:t>2019</w:t>
      </w:r>
      <w:r>
        <w:rPr>
          <w:rFonts w:eastAsiaTheme="minorHAnsi"/>
        </w:rPr>
        <w:t xml:space="preserve">, </w:t>
      </w:r>
      <w:r>
        <w:rPr>
          <w:rFonts w:eastAsiaTheme="minorHAnsi"/>
          <w:i/>
          <w:iCs/>
        </w:rPr>
        <w:t>155</w:t>
      </w:r>
      <w:r>
        <w:rPr>
          <w:rFonts w:eastAsiaTheme="minorHAnsi"/>
        </w:rPr>
        <w:t>, 410–422. https://doi.org/10.1016/j.watres.2019.02.054.</w:t>
      </w:r>
    </w:p>
    <w:p w14:paraId="66C91676" w14:textId="77777777" w:rsidR="00940F5B" w:rsidRPr="00940F5B" w:rsidRDefault="00940F5B" w:rsidP="00940F5B">
      <w:pPr>
        <w:pStyle w:val="Bibliography"/>
        <w:rPr>
          <w:rFonts w:eastAsiaTheme="minorHAnsi"/>
        </w:rPr>
      </w:pPr>
      <w:r>
        <w:rPr>
          <w:rFonts w:eastAsiaTheme="minorHAnsi"/>
        </w:rPr>
        <w:t>(6)</w:t>
        <w:tab/>
        <w:t xml:space="preserve">Hoffman, M. J.; DiBenedetto, M. H. How Size-Dependent Settling Can Both Bias and Inform Microplastics Observations. </w:t>
      </w:r>
      <w:r>
        <w:rPr>
          <w:rFonts w:eastAsiaTheme="minorHAnsi"/>
          <w:i/>
          <w:iCs/>
        </w:rPr>
        <w:t>Environ. Res. Commun.</w:t>
      </w:r>
      <w:r>
        <w:rPr>
          <w:rFonts w:eastAsiaTheme="minorHAnsi"/>
        </w:rPr>
        <w:t xml:space="preserve"> </w:t>
      </w:r>
      <w:r>
        <w:rPr>
          <w:rFonts w:eastAsiaTheme="minorHAnsi"/>
          <w:b/>
          <w:bCs/>
        </w:rPr>
        <w:t>2026</w:t>
      </w:r>
      <w:r>
        <w:rPr>
          <w:rFonts w:eastAsiaTheme="minorHAnsi"/>
        </w:rPr>
        <w:t xml:space="preserve">, </w:t>
      </w:r>
      <w:r>
        <w:rPr>
          <w:rFonts w:eastAsiaTheme="minorHAnsi"/>
          <w:i/>
          <w:iCs/>
        </w:rPr>
        <w:t>8</w:t>
      </w:r>
      <w:r>
        <w:rPr>
          <w:rFonts w:eastAsiaTheme="minorHAnsi"/>
        </w:rPr>
        <w:t xml:space="preserve"> (6), 065061. https://doi.org/10.1088/2515-7620/ae76df.</w:t>
      </w:r>
    </w:p>
    <w:p w14:paraId="4B6F9AC9" w14:textId="77777777" w:rsidR="00940F5B" w:rsidRPr="00940F5B" w:rsidRDefault="00940F5B" w:rsidP="00940F5B">
      <w:pPr>
        <w:pStyle w:val="Bibliography"/>
        <w:rPr>
          <w:rFonts w:eastAsiaTheme="minorHAnsi"/>
        </w:rPr>
      </w:pPr>
      <w:r>
        <w:rPr>
          <w:rFonts w:eastAsiaTheme="minorHAnsi"/>
        </w:rPr>
        <w:t>(7)</w:t>
        <w:tab/>
        <w:t xml:space="preserve">Symonds, M. R. E.; Moussalli, A. A Brief Guide to Model Selection, Multimodel Inference and Model Averaging in Behavioural Ecology Using Akaike’s Information Criterion. </w:t>
      </w:r>
      <w:r>
        <w:rPr>
          <w:rFonts w:eastAsiaTheme="minorHAnsi"/>
          <w:i/>
          <w:iCs/>
        </w:rPr>
        <w:t>Behavioral Ecology and Sociobiology</w:t>
      </w:r>
      <w:r>
        <w:rPr>
          <w:rFonts w:eastAsiaTheme="minorHAnsi"/>
        </w:rPr>
        <w:t xml:space="preserve"> </w:t>
      </w:r>
      <w:r>
        <w:rPr>
          <w:rFonts w:eastAsiaTheme="minorHAnsi"/>
          <w:b/>
          <w:bCs/>
        </w:rPr>
        <w:t>2011</w:t>
      </w:r>
      <w:r>
        <w:rPr>
          <w:rFonts w:eastAsiaTheme="minorHAnsi"/>
        </w:rPr>
        <w:t xml:space="preserve">, </w:t>
      </w:r>
      <w:r>
        <w:rPr>
          <w:rFonts w:eastAsiaTheme="minorHAnsi"/>
          <w:i/>
          <w:iCs/>
        </w:rPr>
        <w:t>65</w:t>
      </w:r>
      <w:r>
        <w:rPr>
          <w:rFonts w:eastAsiaTheme="minorHAnsi"/>
        </w:rPr>
        <w:t xml:space="preserve"> (1), 13–21. https://doi.org/10.1007/s00265-010-1037-6.</w:t>
      </w:r>
    </w:p>
    <w:p w14:paraId="1391FCC5" w14:textId="77777777" w:rsidR="00940F5B" w:rsidRPr="00940F5B" w:rsidRDefault="00940F5B" w:rsidP="00940F5B">
      <w:pPr>
        <w:pStyle w:val="Bibliography"/>
        <w:rPr>
          <w:rFonts w:eastAsiaTheme="minorHAnsi"/>
        </w:rPr>
      </w:pPr>
      <w:r>
        <w:rPr>
          <w:rFonts w:eastAsiaTheme="minorHAnsi"/>
        </w:rPr>
        <w:t>(8)</w:t>
        <w:tab/>
        <w:t xml:space="preserve">Thomas, A.; Marchand, J.; Schwoerer, G. D.; Minor, E. C.; Maurer-Jones, M. A. Size Distributions of Microplastics in the St Louis Estuary and Western Lake Superior. </w:t>
      </w:r>
      <w:r>
        <w:rPr>
          <w:rFonts w:eastAsiaTheme="minorHAnsi"/>
          <w:i/>
          <w:iCs/>
        </w:rPr>
        <w:t>Environ. Sci. Technol.</w:t>
      </w:r>
      <w:r>
        <w:rPr>
          <w:rFonts w:eastAsiaTheme="minorHAnsi"/>
        </w:rPr>
        <w:t xml:space="preserve"> </w:t>
      </w:r>
      <w:r>
        <w:rPr>
          <w:rFonts w:eastAsiaTheme="minorHAnsi"/>
          <w:b/>
          <w:bCs/>
        </w:rPr>
        <w:t>2024</w:t>
      </w:r>
      <w:r>
        <w:rPr>
          <w:rFonts w:eastAsiaTheme="minorHAnsi"/>
        </w:rPr>
        <w:t xml:space="preserve">, </w:t>
      </w:r>
      <w:r>
        <w:rPr>
          <w:rFonts w:eastAsiaTheme="minorHAnsi"/>
          <w:i/>
          <w:iCs/>
        </w:rPr>
        <w:t>58</w:t>
      </w:r>
      <w:r>
        <w:rPr>
          <w:rFonts w:eastAsiaTheme="minorHAnsi"/>
        </w:rPr>
        <w:t xml:space="preserve"> (19), 8480–8489. https://doi.org/10.1021/acs.est.3c10776.</w:t>
      </w:r>
    </w:p>
    <w:p w14:paraId="629ACCAF" w14:textId="77777777" w:rsidR="00940F5B" w:rsidRPr="00940F5B" w:rsidRDefault="00940F5B" w:rsidP="00940F5B">
      <w:pPr>
        <w:pStyle w:val="Bibliography"/>
        <w:rPr>
          <w:rFonts w:eastAsiaTheme="minorHAnsi"/>
        </w:rPr>
      </w:pPr>
      <w:r>
        <w:rPr>
          <w:rFonts w:eastAsiaTheme="minorHAnsi"/>
        </w:rPr>
        <w:t>(9)</w:t>
        <w:tab/>
        <w:t xml:space="preserve">Wang, S.; Mintenig, S. M.; Wu, J.; Koelmans, A. A. Implications of Method- and Instrument-Based Size Detection Limits in μFTIR-Based Microplastic Analysis. </w:t>
      </w:r>
      <w:r>
        <w:rPr>
          <w:rFonts w:eastAsiaTheme="minorHAnsi"/>
          <w:i/>
          <w:iCs/>
        </w:rPr>
        <w:t>Talanta</w:t>
      </w:r>
      <w:r>
        <w:rPr>
          <w:rFonts w:eastAsiaTheme="minorHAnsi"/>
        </w:rPr>
        <w:t xml:space="preserve"> </w:t>
      </w:r>
      <w:r>
        <w:rPr>
          <w:rFonts w:eastAsiaTheme="minorHAnsi"/>
          <w:b/>
          <w:bCs/>
        </w:rPr>
        <w:t>2026</w:t>
      </w:r>
      <w:r>
        <w:rPr>
          <w:rFonts w:eastAsiaTheme="minorHAnsi"/>
        </w:rPr>
        <w:t xml:space="preserve">, </w:t>
      </w:r>
      <w:r>
        <w:rPr>
          <w:rFonts w:eastAsiaTheme="minorHAnsi"/>
          <w:i/>
          <w:iCs/>
        </w:rPr>
        <w:t>296</w:t>
      </w:r>
      <w:r>
        <w:rPr>
          <w:rFonts w:eastAsiaTheme="minorHAnsi"/>
        </w:rPr>
        <w:t>, 128417. https://doi.org/10.1016/j.talanta.2025.128417.</w:t>
      </w:r>
    </w:p>
    <w:p w14:paraId="67AB3B79" w14:textId="77777777" w:rsidR="00940F5B" w:rsidRPr="00940F5B" w:rsidRDefault="00940F5B" w:rsidP="00940F5B">
      <w:pPr>
        <w:pStyle w:val="Bibliography"/>
        <w:rPr>
          <w:rFonts w:eastAsiaTheme="minorHAnsi"/>
        </w:rPr>
      </w:pPr>
      <w:r>
        <w:rPr>
          <w:rFonts w:eastAsiaTheme="minorHAnsi"/>
        </w:rPr>
        <w:t>(10)</w:t>
        <w:tab/>
        <w:t xml:space="preserve">Zhao, B.; Richardson, R. E.; Huang, Y.; You, F. Physically-Based Mesh Selectivity Correction Model for Standardized Microplastic Abundance Estimates in Aquatic Environment. </w:t>
      </w:r>
      <w:r>
        <w:rPr>
          <w:rFonts w:eastAsiaTheme="minorHAnsi"/>
          <w:i/>
          <w:iCs/>
        </w:rPr>
        <w:t>Water Research</w:t>
      </w:r>
      <w:r>
        <w:rPr>
          <w:rFonts w:eastAsiaTheme="minorHAnsi"/>
        </w:rPr>
        <w:t xml:space="preserve"> </w:t>
      </w:r>
      <w:r>
        <w:rPr>
          <w:rFonts w:eastAsiaTheme="minorHAnsi"/>
          <w:b/>
          <w:bCs/>
        </w:rPr>
        <w:t>2026</w:t>
      </w:r>
      <w:r>
        <w:rPr>
          <w:rFonts w:eastAsiaTheme="minorHAnsi"/>
        </w:rPr>
        <w:t xml:space="preserve">, </w:t>
      </w:r>
      <w:r>
        <w:rPr>
          <w:rFonts w:eastAsiaTheme="minorHAnsi"/>
          <w:i/>
          <w:iCs/>
        </w:rPr>
        <w:t>299</w:t>
      </w:r>
      <w:r>
        <w:rPr>
          <w:rFonts w:eastAsiaTheme="minorHAnsi"/>
        </w:rPr>
        <w:t>, 125833. https://doi.org/10.1016/j.watres.2026.125833.</w:t>
      </w:r>
    </w:p>
    <w:p w14:paraId="60E81650" w14:textId="2F15925C" w:rsidR="00923241" w:rsidRPr="00923241" w:rsidRDefault="00923241" w:rsidP="00940F5B">
      <w:pPr>
        <w:pStyle w:val="Bibliography"/>
        <w:rPr>
          <w:b/>
          <w:bCs/>
        </w:rPr>
      </w:pPr>
      <w:r>
        <w:rPr>
          <w:b/>
          <w:bCs/>
        </w:rPr>
        <w:fldChar w:fldCharType="end"/>
      </w:r>
    </w:p>
    <w:p>
      <w:pPr>
        <w:pStyle w:val="Bibliography"/>
        <w:rPr>
          <w:ins w:id="90238" w:author="Claude" w:date="2026-10-14T12:00:00Z"/>
        </w:rPr>
      </w:pPr>
      <w:commentRangeStart w:id="811"/>
      <w:ins w:id="90239" w:author="Claude" w:date="2026-10-14T12:00:00Z">
        <w:r>
          <w:rPr>
            <w:rFonts w:eastAsiaTheme="minorHAnsi"/>
          </w:rPr>
          <w:t xml:space="preserve">(11)	</w:t>
        </w:r>
        <w:r>
          <w:rPr>
            <w:rFonts w:eastAsiaTheme="minorHAnsi"/>
          </w:rPr>
          <w:t xml:space="preserve">Quik, J. T. K.; van Breemen, P.; Hids, A. R.; van Loon, S.; Mintenig, S. M.; Koelmans, A. A. </w:t>
        </w:r>
        <w:r>
          <w:rPr>
            <w:rFonts w:eastAsiaTheme="minorHAnsi"/>
            <w:i/>
            <w:iCs/>
          </w:rPr>
          <w:t xml:space="preserve">Screening Level Ecological Risk Assessment of Microplastics in Dutch Surface Waters</w:t>
        </w:r>
        <w:r>
          <w:rPr>
            <w:rFonts w:eastAsiaTheme="minorHAnsi"/>
          </w:rPr>
          <w:t xml:space="preserve">; RIVM Letter Report 2026-0069; National Institute for Public Health and the Environment (RIVM): Bilthoven, 2026. https://doi.org/10.21945/RIVM-2026-0069. Data and code: https://github.com/rivm-syso/MicroplasticsERA_water.</w:t>
        </w:r>
      </w:ins>
      <w:commentRangeEnd w:id="811"/>
      <w:r>
        <w:rPr>
          <w:rStyle w:val="CommentReference"/>
        </w:rPr>
        <w:commentReference w:id="811"/>
      </w:r>
    </w:p>
    <w:p>
      <w:pPr>
        <w:pStyle w:val="Bibliography"/>
        <w:rPr>
          <w:ins w:id="90240" w:author="Claude" w:date="2026-10-14T12:00:00Z"/>
        </w:rPr>
      </w:pPr>
      <w:ins w:id="90241" w:author="Claude" w:date="2026-10-14T12:00:00Z">
        <w:r>
          <w:rPr>
            <w:rFonts w:eastAsiaTheme="minorHAnsi"/>
          </w:rPr>
          <w:t xml:space="preserve">(12)	</w:t>
        </w:r>
        <w:r>
          <w:rPr>
            <w:rFonts w:eastAsiaTheme="minorHAnsi"/>
          </w:rPr>
          <w:t xml:space="preserve">Mintenig, S. M.; Kooi, M.; Erich, M. W.; Primpke, S.; Redondo-Hasselerharm, P. E.; Dekker, S. C.; Koelmans, A. A.; van Wezel, A. P. A Systems Approach to Understand Microplastic Occurrence and Variability in Dutch Riverine Surface Waters. </w:t>
        </w:r>
        <w:r>
          <w:rPr>
            <w:rFonts w:eastAsiaTheme="minorHAnsi"/>
            <w:i/>
            <w:iCs/>
          </w:rPr>
          <w:t xml:space="preserve">Water Research</w:t>
        </w:r>
        <w:r>
          <w:rPr>
            <w:rFonts w:eastAsiaTheme="minorHAnsi"/>
          </w:rPr>
          <w:t xml:space="preserve"> </w:t>
        </w:r>
        <w:r>
          <w:rPr>
            <w:rFonts w:eastAsiaTheme="minorHAnsi"/>
            <w:b/>
            <w:bCs/>
          </w:rPr>
          <w:t xml:space="preserve">2020</w:t>
        </w:r>
        <w:r>
          <w:rPr>
            <w:rFonts w:eastAsiaTheme="minorHAnsi"/>
          </w:rPr>
          <w:t xml:space="preserve">, </w:t>
        </w:r>
        <w:r>
          <w:rPr>
            <w:rFonts w:eastAsiaTheme="minorHAnsi"/>
            <w:i/>
            <w:iCs/>
          </w:rPr>
          <w:t xml:space="preserve">176</w:t>
        </w:r>
        <w:r>
          <w:rPr>
            <w:rFonts w:eastAsiaTheme="minorHAnsi"/>
          </w:rPr>
          <w:t xml:space="preserve">, 115723. https://doi.org/10.1016/j.watres.2020.115723.</w:t>
        </w:r>
      </w:ins>
    </w:p>
    <w:p>
      <w:pPr>
        <w:pStyle w:val="Bibliography"/>
        <w:rPr>
          <w:ins w:id="90242" w:author="Claude" w:date="2026-10-14T12:00:00Z"/>
        </w:rPr>
      </w:pPr>
      <w:ins w:id="90243" w:author="Claude" w:date="2026-10-14T12:00:00Z">
        <w:r>
          <w:rPr>
            <w:rFonts w:eastAsiaTheme="minorHAnsi"/>
          </w:rPr>
          <w:t xml:space="preserve">(13)	</w:t>
        </w:r>
        <w:r>
          <w:rPr>
            <w:rFonts w:eastAsiaTheme="minorHAnsi"/>
          </w:rPr>
          <w:t xml:space="preserve">Mughini-Gras, L.; van der Plaats, R. Q. J.; van der Wielen, P. W. J. J.; Bauerlein, P. S.; de Roda Husman, A. M. Riverine Microplastic and Microbial Community Compositions: A Field Study in the Netherlands. </w:t>
        </w:r>
        <w:r>
          <w:rPr>
            <w:rFonts w:eastAsiaTheme="minorHAnsi"/>
            <w:i/>
            <w:iCs/>
          </w:rPr>
          <w:t xml:space="preserve">Water Research</w:t>
        </w:r>
        <w:r>
          <w:rPr>
            <w:rFonts w:eastAsiaTheme="minorHAnsi"/>
          </w:rPr>
          <w:t xml:space="preserve"> </w:t>
        </w:r>
        <w:r>
          <w:rPr>
            <w:rFonts w:eastAsiaTheme="minorHAnsi"/>
            <w:b/>
            <w:bCs/>
          </w:rPr>
          <w:t xml:space="preserve">2021</w:t>
        </w:r>
        <w:r>
          <w:rPr>
            <w:rFonts w:eastAsiaTheme="minorHAnsi"/>
          </w:rPr>
          <w:t xml:space="preserve">, </w:t>
        </w:r>
        <w:r>
          <w:rPr>
            <w:rFonts w:eastAsiaTheme="minorHAnsi"/>
            <w:i/>
            <w:iCs/>
          </w:rPr>
          <w:t xml:space="preserve">192</w:t>
        </w:r>
        <w:r>
          <w:rPr>
            <w:rFonts w:eastAsiaTheme="minorHAnsi"/>
          </w:rPr>
          <w:t xml:space="preserve">, 116852. https://doi.org/10.1016/j.watres.2021.116852.</w:t>
        </w:r>
      </w:ins>
    </w:p>
    <w:p>
      <w:pPr>
        <w:pStyle w:val="Bibliography"/>
        <w:rPr>
          <w:ins w:id="90244" w:author="Claude" w:date="2026-10-14T12:00:00Z"/>
        </w:rPr>
      </w:pPr>
      <w:ins w:id="90245" w:author="Claude" w:date="2026-10-14T12:00:00Z">
        <w:r>
          <w:rPr>
            <w:rFonts w:eastAsiaTheme="minorHAnsi"/>
          </w:rPr>
          <w:t xml:space="preserve">(14)	</w:t>
        </w:r>
        <w:r>
          <w:rPr>
            <w:rFonts w:eastAsiaTheme="minorHAnsi"/>
          </w:rPr>
          <w:t xml:space="preserve">Mintenig, S. M.; Hunnestad, A.; Koelmans, A. A. </w:t>
        </w:r>
        <w:r>
          <w:rPr>
            <w:rFonts w:eastAsiaTheme="minorHAnsi"/>
            <w:i/>
            <w:iCs/>
          </w:rPr>
          <w:t xml:space="preserve">Microplastics in het oppervlaktewater van de Dommel</w:t>
        </w:r>
        <w:r>
          <w:rPr>
            <w:rFonts w:eastAsiaTheme="minorHAnsi"/>
          </w:rPr>
          <w:t xml:space="preserve">; Wageningen University &amp; Research, 2025.</w:t>
        </w:r>
      </w:ins>
    </w:p>
    <w:sectPr w:rsidR="00923241" w:rsidRPr="00923241">
      <w:footerReference w:type="even" r:id="rId17"/>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tthew Scott Savoca" w:date="2026-09-07T12:09:00Z" w:initials="MS">
    <w:p w14:paraId="0397EA15" w14:textId="77777777" w:rsidR="00940F5B" w:rsidRDefault="00940F5B" w:rsidP="00940F5B">
      <w:r>
        <w:rPr>
          <w:rStyle w:val="CommentReference"/>
        </w:rPr>
        <w:annotationRef/>
      </w:r>
      <w:r>
        <w:rPr>
          <w:rFonts w:asciiTheme="minorHAnsi" w:eastAsiaTheme="minorHAnsi" w:hAnsiTheme="minorHAnsi" w:cstheme="minorBidi"/>
          <w:kern w:val="2"/>
          <w:sz w:val="20"/>
          <w:szCs w:val="20"/>
          <w14:ligatures w14:val="standardContextual"/>
        </w:rPr>
        <w:t>Is it important to include the surface area and volume of particles? If so we need to discuss it somewhere; If not we can cut this fig.</w:t>
      </w:r>
    </w:p>
  </w:comment>
  <w:comment w:id="6" w:author="Coffin, Scott@OEHHA" w:date="2026-09-25T17:15:00Z" w:initials="SC">
    <w:p w14:paraId="099858CC" w14:textId="77777777" w:rsidR="00CF5754" w:rsidRDefault="00CF5754" w:rsidP="00CF5754">
      <w:pPr>
        <w:pStyle w:val="CommentText"/>
      </w:pPr>
      <w:r>
        <w:rPr>
          <w:rStyle w:val="CommentReference"/>
        </w:rPr>
        <w:annotationRef/>
      </w:r>
      <w:r>
        <w:t>The SA is measured - so absolutely. The volume is estimated… only important for the ecotox risk characterization - I say it’s best to include here for consistency and to reduce the complexity of the risk paper.</w:t>
      </w:r>
    </w:p>
  </w:comment>
  <w:comment w:id="23" w:author="Matthew Scott Savoca" w:date="2026-09-07T12:09:00Z" w:initials="MS">
    <w:p w14:paraId="0EE45C93" w14:textId="77777777" w:rsidR="00940F5B" w:rsidRDefault="00940F5B" w:rsidP="00940F5B">
      <w:r>
        <w:rPr>
          <w:rStyle w:val="CommentReference"/>
        </w:rPr>
        <w:annotationRef/>
      </w:r>
      <w:r>
        <w:rPr>
          <w:rFonts w:asciiTheme="minorHAnsi" w:eastAsiaTheme="minorHAnsi" w:hAnsiTheme="minorHAnsi" w:cstheme="minorBidi"/>
          <w:kern w:val="2"/>
          <w:sz w:val="20"/>
          <w:szCs w:val="20"/>
          <w14:ligatures w14:val="standardContextual"/>
        </w:rPr>
        <w:t>Cut?</w:t>
      </w:r>
    </w:p>
  </w:comment>
  <w:comment w:id="24" w:author="Coffin, Scott@OEHHA" w:date="2026-09-25T17:16:00Z" w:initials="SC">
    <w:p w14:paraId="08E3222E" w14:textId="77777777" w:rsidR="00AE0373" w:rsidRDefault="00AE0373" w:rsidP="00AE0373">
      <w:pPr>
        <w:pStyle w:val="CommentText"/>
      </w:pPr>
      <w:r>
        <w:rPr>
          <w:rStyle w:val="CommentReference"/>
        </w:rPr>
        <w:annotationRef/>
      </w:r>
      <w:r>
        <w:t>I don’t see why… it’s in the SI so it doesn’t matter IMHO. It shows the strong differences we discuss in the main manuscript - so I think it’s useful.</w:t>
      </w:r>
    </w:p>
  </w:comment>
  <w:comment w:id="811" w:author="Claude" w:date="2026-10-17T08:26:25Z" w:initials="C">
    <w:p w14:paraId="3763D4BF" w14:textId="77777777">
      <w:r>
        <w:rPr>
          <w:rStyle w:val="CommentReference"/>
        </w:rPr>
        <w:annotationRef/>
      </w:r>
      <w:r>
        <w:rPr>
          <w:color w:val="000000"/>
          <w:sz w:val="20"/>
          <w:szCs w:val="20"/>
        </w:rPr>
        <w:t xml:space="preserve">Refs 11-14 were added as plain text outside the Zotero bibliography field, and their in-text citations are plain superscripts. Insert them via Zotero.</w:t>
      </w:r>
    </w:p>
  </w:comment>
  <w:comment w:id="812" w:author="Claude" w:date="2026-10-17T08:26:26Z" w:initials="C">
    <w:p w14:paraId="3486C80E" w14:textId="77777777">
      <w:r>
        <w:rPr>
          <w:rStyle w:val="CommentReference"/>
        </w:rPr>
        <w:annotationRef/>
      </w:r>
      <w:r>
        <w:rPr>
          <w:color w:val="000000"/>
          <w:sz w:val="20"/>
          <w:szCs w:val="20"/>
        </w:rPr>
        <w:t xml:space="preserve">Per-sample concentrations come from the pipeline (particle-record rebuild, 56 river samples). They do not match the main-text Table 1 sample set (57 samples; 0.33 L-1 overall). Reconcile before submission; all values regenerate from the analysis report.</w:t>
      </w:r>
    </w:p>
  </w:comment>
  <w:comment w:id="813" w:author="Claude" w:date="2026-10-17T08:26:27Z" w:initials="C">
    <w:p w14:paraId="0CC31B42" w14:textId="77777777">
      <w:r>
        <w:rPr>
          <w:rStyle w:val="CommentReference"/>
        </w:rPr>
        <w:annotationRef/>
      </w:r>
      <w:r>
        <w:rPr>
          <w:color w:val="000000"/>
          <w:sz w:val="20"/>
          <w:szCs w:val="20"/>
        </w:rPr>
        <w:t xml:space="preserve">Updated to the resolved concentration basis: concentrations restricted to the fixed 100-500 um fitting window and rescaled from that same window (pooled-slope values shown here; the main text uses river-specific slopes).</w:t>
      </w:r>
    </w:p>
  </w:comment>
  <w:comment w:id="814" w:author="Claude" w:date="2026-10-17T08:26:28Z" w:initials="C">
    <w:p w14:paraId="4A6D5C24" w14:textId="77777777">
      <w:r>
        <w:rPr>
          <w:rStyle w:val="CommentReference"/>
        </w:rPr>
        <w:annotationRef/>
      </w:r>
      <w:r>
        <w:rPr>
          <w:color w:val="000000"/>
          <w:sz w:val="20"/>
          <w:szCs w:val="20"/>
        </w:rPr>
        <w:t xml:space="preserve">Figure regenerated from the production pipeline (2026-10-17): power-law fits now use maximum likelihood on the fixed 100-500 um window (C-PSD fits kept as a comparison). Check the caption wording against the new figure.</w:t>
      </w:r>
    </w:p>
  </w:comment>
  <w:comment w:id="815" w:author="Claude" w:date="2026-10-17T08:26:29Z" w:initials="C">
    <w:p w14:paraId="3EE15FB4" w14:textId="77777777">
      <w:r>
        <w:rPr>
          <w:rStyle w:val="CommentReference"/>
        </w:rPr>
        <w:annotationRef/>
      </w:r>
      <w:r>
        <w:rPr>
          <w:color w:val="000000"/>
          <w:sz w:val="20"/>
          <w:szCs w:val="20"/>
        </w:rPr>
        <w:t xml:space="preserve">Figure regenerated from the production pipeline (2026-10-17): power-law fits now use maximum likelihood on the fixed 100-500 um window (C-PSD fits kept as a comparison). Check the caption wording against the new figure.</w:t>
      </w:r>
    </w:p>
  </w:comment>
  <w:comment w:id="816" w:author="Claude" w:date="2026-10-17T08:26:30Z" w:initials="C">
    <w:p w14:paraId="23733F20" w14:textId="77777777">
      <w:r>
        <w:rPr>
          <w:rStyle w:val="CommentReference"/>
        </w:rPr>
        <w:annotationRef/>
      </w:r>
      <w:r>
        <w:rPr>
          <w:color w:val="000000"/>
          <w:sz w:val="20"/>
          <w:szCs w:val="20"/>
        </w:rPr>
        <w:t xml:space="preserve">Figure regenerated from the production pipeline (2026-10-17): power-law fits now use maximum likelihood on the fixed 100-500 um window (C-PSD fits kept as a comparison). Check the caption wording against the new figure.</w:t>
      </w:r>
    </w:p>
  </w:comment>
  <w:comment w:id="817" w:author="Claude" w:date="2026-10-17T08:26:31Z" w:initials="C">
    <w:p w14:paraId="19037887" w14:textId="77777777">
      <w:r>
        <w:rPr>
          <w:rStyle w:val="CommentReference"/>
        </w:rPr>
        <w:annotationRef/>
      </w:r>
      <w:r>
        <w:rPr>
          <w:color w:val="000000"/>
          <w:sz w:val="20"/>
          <w:szCs w:val="20"/>
        </w:rPr>
        <w:t xml:space="preserve">Figure regenerated from the production pipeline (2026-10-17): power-law fits now use maximum likelihood on the fixed 100-500 um window (C-PSD fits kept as a comparison). Check the caption wording against the new figure.</w:t>
      </w:r>
    </w:p>
  </w:comment>
  <w:comment w:id="818" w:author="Claude" w:date="2026-10-17T08:26:32Z" w:initials="C">
    <w:p w14:paraId="7D568896" w14:textId="77777777">
      <w:r>
        <w:rPr>
          <w:rStyle w:val="CommentReference"/>
        </w:rPr>
        <w:annotationRef/>
      </w:r>
      <w:r>
        <w:rPr>
          <w:color w:val="000000"/>
          <w:sz w:val="20"/>
          <w:szCs w:val="20"/>
        </w:rPr>
        <w:t xml:space="preserve">Figure regenerated from the production pipeline (2026-10-17): power-law fits now use maximum likelihood on the fixed 100-500 um window (C-PSD fits kept as a comparison). Check the caption wording against the new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97EA15" w15:done="0"/>
  <w15:commentEx w15:paraId="099858CC" w15:paraIdParent="0397EA15" w15:done="0"/>
  <w15:commentEx w15:paraId="0EE45C93" w15:done="0"/>
  <w15:commentEx w15:paraId="08E3222E" w15:paraIdParent="0EE45C93" w15:done="0"/>
  <w15:commentEx w15:paraId="3763D4BF" w15:done="0"/>
  <w15:commentEx w15:paraId="3486C80E" w15:done="0"/>
  <w15:commentEx w15:paraId="0CC31B42" w15:done="0"/>
  <w15:commentEx w15:paraId="4A6D5C24" w15:done="0"/>
  <w15:commentEx w15:paraId="3EE15FB4" w15:done="0"/>
  <w15:commentEx w15:paraId="23733F20" w15:done="0"/>
  <w15:commentEx w15:paraId="19037887" w15:done="0"/>
  <w15:commentEx w15:paraId="7D5688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5700AD" w16cex:dateUtc="2026-09-07T19:09:00Z"/>
  <w16cex:commentExtensible w16cex:durableId="6A9413BC" w16cex:dateUtc="2026-09-26T00:15:00Z"/>
  <w16cex:commentExtensible w16cex:durableId="6D753549" w16cex:dateUtc="2026-09-07T19:09:00Z"/>
  <w16cex:commentExtensible w16cex:durableId="0A7B8E8D" w16cex:dateUtc="2026-09-26T00:16:00Z"/>
  <w16cex:commentExtensible w16cex:durableId="16859F89" w16cex:dateUtc="2026-10-17T08:26:25Z"/>
  <w16cex:commentExtensible w16cex:durableId="2A83A3EA" w16cex:dateUtc="2026-10-17T08:26:26Z"/>
  <w16cex:commentExtensible w16cex:durableId="13E9C8A6" w16cex:dateUtc="2026-10-17T08:26:27Z"/>
  <w16cex:commentExtensible w16cex:durableId="396D7750" w16cex:dateUtc="2026-10-17T08:26:28Z"/>
  <w16cex:commentExtensible w16cex:durableId="2BC9A96B" w16cex:dateUtc="2026-10-17T08:26:29Z"/>
  <w16cex:commentExtensible w16cex:durableId="1ECE984D" w16cex:dateUtc="2026-10-17T08:26:30Z"/>
  <w16cex:commentExtensible w16cex:durableId="0EC9AB5C" w16cex:dateUtc="2026-10-17T08:26:31Z"/>
  <w16cex:commentExtensible w16cex:durableId="67647084" w16cex:dateUtc="2026-10-17T08:26:3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97EA15" w16cid:durableId="3F5700AD"/>
  <w16cid:commentId w16cid:paraId="099858CC" w16cid:durableId="6A9413BC"/>
  <w16cid:commentId w16cid:paraId="0EE45C93" w16cid:durableId="6D753549"/>
  <w16cid:commentId w16cid:paraId="08E3222E" w16cid:durableId="0A7B8E8D"/>
  <w16cid:commentId w16cid:paraId="3763D4BF" w16cid:durableId="16859F89"/>
  <w16cid:commentId w16cid:paraId="3486C80E" w16cid:durableId="2A83A3EA"/>
  <w16cid:commentId w16cid:paraId="0CC31B42" w16cid:durableId="13E9C8A6"/>
  <w16cid:commentId w16cid:paraId="4A6D5C24" w16cid:durableId="396D7750"/>
  <w16cid:commentId w16cid:paraId="3EE15FB4" w16cid:durableId="2BC9A96B"/>
  <w16cid:commentId w16cid:paraId="23733F20" w16cid:durableId="1ECE984D"/>
  <w16cid:commentId w16cid:paraId="19037887" w16cid:durableId="0EC9AB5C"/>
  <w16cid:commentId w16cid:paraId="7D568896" w16cid:durableId="676470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7EA28" w14:textId="77777777" w:rsidR="00CE5519" w:rsidRDefault="00CE5519" w:rsidP="00952CE9">
      <w:r>
        <w:separator/>
      </w:r>
    </w:p>
  </w:endnote>
  <w:endnote w:type="continuationSeparator" w:id="0">
    <w:p w14:paraId="5B0437E8" w14:textId="77777777" w:rsidR="00CE5519" w:rsidRDefault="00CE5519" w:rsidP="0095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6981047"/>
      <w:docPartObj>
        <w:docPartGallery w:val="Page Numbers (Bottom of Page)"/>
        <w:docPartUnique/>
      </w:docPartObj>
    </w:sdtPr>
    <w:sdtContent>
      <w:p w14:paraId="66B30343" w14:textId="65C68E6B" w:rsidR="00952CE9" w:rsidRDefault="00952CE9" w:rsidP="007135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135DEF" w14:textId="77777777" w:rsidR="00952CE9" w:rsidRDefault="00952C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1476838"/>
      <w:docPartObj>
        <w:docPartGallery w:val="Page Numbers (Bottom of Page)"/>
        <w:docPartUnique/>
      </w:docPartObj>
    </w:sdtPr>
    <w:sdtContent>
      <w:p w14:paraId="63CCD6F7" w14:textId="547C6D1C" w:rsidR="00952CE9" w:rsidRDefault="00952CE9" w:rsidP="007135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1C19D5A" w14:textId="77777777" w:rsidR="00952CE9" w:rsidRDefault="00952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61B8" w14:textId="77777777" w:rsidR="00CE5519" w:rsidRDefault="00CE5519" w:rsidP="00952CE9">
      <w:r>
        <w:separator/>
      </w:r>
    </w:p>
  </w:footnote>
  <w:footnote w:type="continuationSeparator" w:id="0">
    <w:p w14:paraId="3AABEDB7" w14:textId="77777777" w:rsidR="00CE5519" w:rsidRDefault="00CE5519" w:rsidP="00952CE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ffin, Scott@OEHHA">
    <w15:presenceInfo w15:providerId="AD" w15:userId="S::Scott.Coffin@oehha.ca.gov::9a789111-cb42-46bc-a6da-53d613837b3e"/>
  </w15:person>
  <w15:person w15:author="Matthew Scott Savoca">
    <w15:presenceInfo w15:providerId="AD" w15:userId="S::msavoca@stanford.edu::58206e6f-e1de-43c5-aca9-07268e00ca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28"/>
    <w:rsid w:val="00003C75"/>
    <w:rsid w:val="00064648"/>
    <w:rsid w:val="000710A5"/>
    <w:rsid w:val="00073778"/>
    <w:rsid w:val="001A0188"/>
    <w:rsid w:val="001E0D4F"/>
    <w:rsid w:val="001E31BE"/>
    <w:rsid w:val="001E6176"/>
    <w:rsid w:val="00214705"/>
    <w:rsid w:val="00221985"/>
    <w:rsid w:val="00295248"/>
    <w:rsid w:val="00303528"/>
    <w:rsid w:val="00401A50"/>
    <w:rsid w:val="004310AB"/>
    <w:rsid w:val="004554C1"/>
    <w:rsid w:val="004A399F"/>
    <w:rsid w:val="005142C0"/>
    <w:rsid w:val="00577044"/>
    <w:rsid w:val="00595560"/>
    <w:rsid w:val="005D0577"/>
    <w:rsid w:val="005F68FB"/>
    <w:rsid w:val="00616470"/>
    <w:rsid w:val="006979B0"/>
    <w:rsid w:val="006C3A85"/>
    <w:rsid w:val="00740CCE"/>
    <w:rsid w:val="00807315"/>
    <w:rsid w:val="008277E9"/>
    <w:rsid w:val="00854E28"/>
    <w:rsid w:val="00857AD0"/>
    <w:rsid w:val="008B2460"/>
    <w:rsid w:val="00923241"/>
    <w:rsid w:val="00937F4C"/>
    <w:rsid w:val="00940F5B"/>
    <w:rsid w:val="00952CE9"/>
    <w:rsid w:val="00957360"/>
    <w:rsid w:val="00963435"/>
    <w:rsid w:val="0097243E"/>
    <w:rsid w:val="00997529"/>
    <w:rsid w:val="009D170A"/>
    <w:rsid w:val="009F0D90"/>
    <w:rsid w:val="00A55C23"/>
    <w:rsid w:val="00A845A9"/>
    <w:rsid w:val="00A948C5"/>
    <w:rsid w:val="00AC2594"/>
    <w:rsid w:val="00AE0373"/>
    <w:rsid w:val="00AE2B12"/>
    <w:rsid w:val="00B270B1"/>
    <w:rsid w:val="00B8206C"/>
    <w:rsid w:val="00BF3A3E"/>
    <w:rsid w:val="00C371CC"/>
    <w:rsid w:val="00C76805"/>
    <w:rsid w:val="00CE4C2A"/>
    <w:rsid w:val="00CE5519"/>
    <w:rsid w:val="00CF5754"/>
    <w:rsid w:val="00D013CF"/>
    <w:rsid w:val="00D41C38"/>
    <w:rsid w:val="00D53733"/>
    <w:rsid w:val="00DD69A0"/>
    <w:rsid w:val="00E042F0"/>
    <w:rsid w:val="00F5306E"/>
    <w:rsid w:val="00F7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A926"/>
  <w15:chartTrackingRefBased/>
  <w15:docId w15:val="{6E14D8D8-8E47-A54C-AB74-DCBD5E5D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9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0352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0352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0352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352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0352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0352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0352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0352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0352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528"/>
    <w:rPr>
      <w:rFonts w:eastAsiaTheme="majorEastAsia" w:cstheme="majorBidi"/>
      <w:color w:val="272727" w:themeColor="text1" w:themeTint="D8"/>
    </w:rPr>
  </w:style>
  <w:style w:type="paragraph" w:styleId="Title">
    <w:name w:val="Title"/>
    <w:basedOn w:val="Normal"/>
    <w:next w:val="Normal"/>
    <w:link w:val="TitleChar"/>
    <w:uiPriority w:val="10"/>
    <w:qFormat/>
    <w:rsid w:val="0030352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3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52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3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52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03528"/>
    <w:rPr>
      <w:i/>
      <w:iCs/>
      <w:color w:val="404040" w:themeColor="text1" w:themeTint="BF"/>
    </w:rPr>
  </w:style>
  <w:style w:type="paragraph" w:styleId="ListParagraph">
    <w:name w:val="List Paragraph"/>
    <w:basedOn w:val="Normal"/>
    <w:uiPriority w:val="34"/>
    <w:qFormat/>
    <w:rsid w:val="0030352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03528"/>
    <w:rPr>
      <w:i/>
      <w:iCs/>
      <w:color w:val="0F4761" w:themeColor="accent1" w:themeShade="BF"/>
    </w:rPr>
  </w:style>
  <w:style w:type="paragraph" w:styleId="IntenseQuote">
    <w:name w:val="Intense Quote"/>
    <w:basedOn w:val="Normal"/>
    <w:next w:val="Normal"/>
    <w:link w:val="IntenseQuoteChar"/>
    <w:uiPriority w:val="30"/>
    <w:qFormat/>
    <w:rsid w:val="0030352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03528"/>
    <w:rPr>
      <w:i/>
      <w:iCs/>
      <w:color w:val="0F4761" w:themeColor="accent1" w:themeShade="BF"/>
    </w:rPr>
  </w:style>
  <w:style w:type="character" w:styleId="IntenseReference">
    <w:name w:val="Intense Reference"/>
    <w:basedOn w:val="DefaultParagraphFont"/>
    <w:uiPriority w:val="32"/>
    <w:qFormat/>
    <w:rsid w:val="00303528"/>
    <w:rPr>
      <w:b/>
      <w:bCs/>
      <w:smallCaps/>
      <w:color w:val="0F4761" w:themeColor="accent1" w:themeShade="BF"/>
      <w:spacing w:val="5"/>
    </w:rPr>
  </w:style>
  <w:style w:type="character" w:styleId="CommentReference">
    <w:name w:val="annotation reference"/>
    <w:basedOn w:val="DefaultParagraphFont"/>
    <w:uiPriority w:val="99"/>
    <w:semiHidden/>
    <w:unhideWhenUsed/>
    <w:rsid w:val="00303528"/>
    <w:rPr>
      <w:sz w:val="16"/>
      <w:szCs w:val="16"/>
    </w:rPr>
  </w:style>
  <w:style w:type="paragraph" w:styleId="CommentText">
    <w:name w:val="annotation text"/>
    <w:basedOn w:val="Normal"/>
    <w:link w:val="CommentTextChar"/>
    <w:uiPriority w:val="99"/>
    <w:unhideWhenUsed/>
    <w:rsid w:val="00303528"/>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303528"/>
    <w:rPr>
      <w:sz w:val="20"/>
      <w:szCs w:val="20"/>
    </w:rPr>
  </w:style>
  <w:style w:type="paragraph" w:styleId="NormalWeb">
    <w:name w:val="Normal (Web)"/>
    <w:basedOn w:val="Normal"/>
    <w:uiPriority w:val="99"/>
    <w:unhideWhenUsed/>
    <w:rsid w:val="00A55C23"/>
    <w:pPr>
      <w:spacing w:before="100" w:beforeAutospacing="1" w:after="100" w:afterAutospacing="1"/>
    </w:pPr>
  </w:style>
  <w:style w:type="character" w:customStyle="1" w:styleId="mord">
    <w:name w:val="mord"/>
    <w:basedOn w:val="DefaultParagraphFont"/>
    <w:rsid w:val="00073778"/>
  </w:style>
  <w:style w:type="character" w:customStyle="1" w:styleId="mopen">
    <w:name w:val="mopen"/>
    <w:basedOn w:val="DefaultParagraphFont"/>
    <w:rsid w:val="00073778"/>
  </w:style>
  <w:style w:type="character" w:customStyle="1" w:styleId="mclose">
    <w:name w:val="mclose"/>
    <w:basedOn w:val="DefaultParagraphFont"/>
    <w:rsid w:val="00073778"/>
  </w:style>
  <w:style w:type="character" w:customStyle="1" w:styleId="mrel">
    <w:name w:val="mrel"/>
    <w:basedOn w:val="DefaultParagraphFont"/>
    <w:rsid w:val="00073778"/>
  </w:style>
  <w:style w:type="character" w:customStyle="1" w:styleId="mbin">
    <w:name w:val="mbin"/>
    <w:basedOn w:val="DefaultParagraphFont"/>
    <w:rsid w:val="00073778"/>
  </w:style>
  <w:style w:type="character" w:customStyle="1" w:styleId="mpunct">
    <w:name w:val="mpunct"/>
    <w:basedOn w:val="DefaultParagraphFont"/>
    <w:rsid w:val="00073778"/>
  </w:style>
  <w:style w:type="paragraph" w:customStyle="1" w:styleId="pdq2pgselectionanchorcontainer">
    <w:name w:val="pdq2pg_selectionanchorcontainer"/>
    <w:basedOn w:val="Normal"/>
    <w:rsid w:val="00CE4C2A"/>
    <w:pPr>
      <w:spacing w:before="100" w:beforeAutospacing="1" w:after="100" w:afterAutospacing="1"/>
    </w:pPr>
  </w:style>
  <w:style w:type="character" w:styleId="Strong">
    <w:name w:val="Strong"/>
    <w:basedOn w:val="DefaultParagraphFont"/>
    <w:uiPriority w:val="22"/>
    <w:qFormat/>
    <w:rsid w:val="00CE4C2A"/>
    <w:rPr>
      <w:b/>
      <w:bCs/>
    </w:rPr>
  </w:style>
  <w:style w:type="character" w:customStyle="1" w:styleId="vlist-s">
    <w:name w:val="vlist-s"/>
    <w:basedOn w:val="DefaultParagraphFont"/>
    <w:rsid w:val="00CE4C2A"/>
  </w:style>
  <w:style w:type="character" w:customStyle="1" w:styleId="delimsizing">
    <w:name w:val="delimsizing"/>
    <w:basedOn w:val="DefaultParagraphFont"/>
    <w:rsid w:val="00CE4C2A"/>
  </w:style>
  <w:style w:type="character" w:styleId="PlaceholderText">
    <w:name w:val="Placeholder Text"/>
    <w:basedOn w:val="DefaultParagraphFont"/>
    <w:uiPriority w:val="99"/>
    <w:semiHidden/>
    <w:rsid w:val="00F5306E"/>
    <w:rPr>
      <w:color w:val="666666"/>
    </w:rPr>
  </w:style>
  <w:style w:type="paragraph" w:styleId="Header">
    <w:name w:val="header"/>
    <w:basedOn w:val="Normal"/>
    <w:link w:val="HeaderChar"/>
    <w:uiPriority w:val="99"/>
    <w:unhideWhenUsed/>
    <w:rsid w:val="00952CE9"/>
    <w:pPr>
      <w:tabs>
        <w:tab w:val="center" w:pos="4680"/>
        <w:tab w:val="right" w:pos="9360"/>
      </w:tabs>
    </w:pPr>
  </w:style>
  <w:style w:type="character" w:customStyle="1" w:styleId="HeaderChar">
    <w:name w:val="Header Char"/>
    <w:basedOn w:val="DefaultParagraphFont"/>
    <w:link w:val="Header"/>
    <w:uiPriority w:val="99"/>
    <w:rsid w:val="00952CE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52CE9"/>
    <w:pPr>
      <w:tabs>
        <w:tab w:val="center" w:pos="4680"/>
        <w:tab w:val="right" w:pos="9360"/>
      </w:tabs>
    </w:pPr>
  </w:style>
  <w:style w:type="character" w:customStyle="1" w:styleId="FooterChar">
    <w:name w:val="Footer Char"/>
    <w:basedOn w:val="DefaultParagraphFont"/>
    <w:link w:val="Footer"/>
    <w:uiPriority w:val="99"/>
    <w:rsid w:val="00952CE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52CE9"/>
  </w:style>
  <w:style w:type="paragraph" w:styleId="CommentSubject">
    <w:name w:val="annotation subject"/>
    <w:basedOn w:val="CommentText"/>
    <w:next w:val="CommentText"/>
    <w:link w:val="CommentSubjectChar"/>
    <w:uiPriority w:val="99"/>
    <w:semiHidden/>
    <w:unhideWhenUsed/>
    <w:rsid w:val="0099752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uiPriority w:val="99"/>
    <w:semiHidden/>
    <w:rsid w:val="00997529"/>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23241"/>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80E4A-589F-104A-A742-505FD7047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17</Pages>
  <Words>13202</Words>
  <Characters>75253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Scott Savoca</dc:creator>
  <cp:keywords/>
  <dc:description/>
  <cp:lastModifiedBy>Coffin, Scott@OEHHA</cp:lastModifiedBy>
  <cp:revision>13</cp:revision>
  <dcterms:created xsi:type="dcterms:W3CDTF">2026-09-04T21:02:00Z</dcterms:created>
  <dcterms:modified xsi:type="dcterms:W3CDTF">2026-09-26T00:16:00Z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id="PTjFJvjO"/&gt;&lt;style id="http://www.zotero.org/styles/environmental-science-and-technology" hasBibliography="1" bibliographyStyleHasBeenSet="1"/&gt;&lt;prefs&gt;&lt;pref name="fieldType" value="Field"/&gt;&lt;/prefs&gt;</vt:lpwstr>
  </property>
  <property fmtid="{D5CDD505-2E9C-101B-9397-08002B2CF9AE}" pid="3" name="ZOTERO_PREF_2">
    <vt:lpwstr>&lt;/data&gt;</vt:lpwstr>
  </property>
</Properties>
</file>