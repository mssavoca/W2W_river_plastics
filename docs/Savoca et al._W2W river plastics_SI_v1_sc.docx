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9BA35" w14:textId="26C09BEF" w:rsidR="00303528" w:rsidRPr="00303528" w:rsidRDefault="001E31BE" w:rsidP="00303528">
      <w:r>
        <w:t>Supporting Information</w:t>
      </w:r>
      <w:r w:rsidR="00303528" w:rsidRPr="00303528">
        <w:t xml:space="preserve"> for:</w:t>
      </w:r>
    </w:p>
    <w:p w14:paraId="0BBB24CC" w14:textId="77777777" w:rsidR="00303528" w:rsidRDefault="00303528" w:rsidP="00303528">
      <w:pPr>
        <w:rPr>
          <w:b/>
          <w:bCs/>
          <w:sz w:val="28"/>
          <w:szCs w:val="28"/>
        </w:rPr>
      </w:pPr>
    </w:p>
    <w:p w14:paraId="05C722DF" w14:textId="68C94078" w:rsidR="00303528" w:rsidRPr="00037369" w:rsidRDefault="00303528" w:rsidP="00303528">
      <w:pPr>
        <w:rPr>
          <w:b/>
          <w:bCs/>
          <w:sz w:val="28"/>
          <w:szCs w:val="28"/>
        </w:rPr>
      </w:pPr>
      <w:r w:rsidRPr="00037369">
        <w:rPr>
          <w:b/>
          <w:bCs/>
          <w:sz w:val="28"/>
          <w:szCs w:val="28"/>
        </w:rPr>
        <w:t>Episodic river flow transports tens of billions of microplastics annually to Monterey Bay, California</w:t>
      </w:r>
    </w:p>
    <w:p w14:paraId="439173FE" w14:textId="77777777" w:rsidR="00303528" w:rsidRPr="00031FBE" w:rsidRDefault="00303528" w:rsidP="00303528"/>
    <w:p w14:paraId="3E1BACD8" w14:textId="2CA9C234" w:rsidR="00303528" w:rsidRPr="004D329A" w:rsidRDefault="00303528" w:rsidP="00303528">
      <w:r w:rsidRPr="00031FBE">
        <w:t xml:space="preserve">Matthew S. Savoca, Pam Krone, Rebecca Roberts, </w:t>
      </w:r>
      <w:r>
        <w:t>Angela Anguiano, Hazel Vaquero,</w:t>
      </w:r>
      <w:r w:rsidRPr="00031FBE">
        <w:t xml:space="preserve"> </w:t>
      </w:r>
      <w:r>
        <w:t xml:space="preserve">Scott Coffin, </w:t>
      </w:r>
      <w:r w:rsidRPr="00031FBE">
        <w:t>Win Cowger</w:t>
      </w:r>
    </w:p>
    <w:p w14:paraId="5D914011" w14:textId="77777777" w:rsidR="00064648" w:rsidRDefault="00064648"/>
    <w:p w14:paraId="3F0471F4" w14:textId="77777777" w:rsidR="00003C75" w:rsidRDefault="00003C75"/>
    <w:p w14:paraId="74409234" w14:textId="0ACA68C4" w:rsidR="00303528" w:rsidRDefault="006C3A85">
      <w:pPr>
        <w:rPr>
          <w:b/>
          <w:bCs/>
        </w:rPr>
      </w:pPr>
      <w:r w:rsidRPr="006C3A85">
        <w:rPr>
          <w:b/>
          <w:bCs/>
        </w:rPr>
        <w:t>Supplemental Methods</w:t>
      </w:r>
    </w:p>
    <w:p w14:paraId="64856932" w14:textId="77777777" w:rsidR="00957360" w:rsidRPr="00957360" w:rsidRDefault="00957360" w:rsidP="00957360">
      <w:pPr>
        <w:outlineLvl w:val="1"/>
        <w:rPr>
          <w:i/>
          <w:iCs/>
        </w:rPr>
      </w:pPr>
      <w:r w:rsidRPr="00957360">
        <w:rPr>
          <w:i/>
          <w:iCs/>
        </w:rPr>
        <w:tab/>
        <w:t>Polymer density assignment and buoyancy analysis</w:t>
      </w:r>
    </w:p>
    <w:p w14:paraId="198662CE" w14:textId="0973101F" w:rsidR="001A0188" w:rsidRDefault="00957360" w:rsidP="00295248">
      <w:pPr>
        <w:jc w:val="both"/>
        <w:rPr>
          <w:i/>
          <w:iCs/>
        </w:rPr>
      </w:pPr>
      <w:r w:rsidRPr="00957360">
        <w:rPr>
          <w:i/>
          <w:iCs/>
        </w:rPr>
        <w:tab/>
      </w:r>
      <w:r w:rsidR="001A0188" w:rsidRPr="001A0188">
        <w:rPr>
          <w:i/>
          <w:iCs/>
        </w:rPr>
        <w:t>Cumulative particle-size-distribution</w:t>
      </w:r>
      <w:r w:rsidR="00295248">
        <w:rPr>
          <w:i/>
          <w:iCs/>
        </w:rPr>
        <w:t xml:space="preserve"> (C-PSD)</w:t>
      </w:r>
      <w:r w:rsidR="001A0188" w:rsidRPr="001A0188">
        <w:rPr>
          <w:i/>
          <w:iCs/>
        </w:rPr>
        <w:t xml:space="preserve"> fitting and size rescaling</w:t>
      </w:r>
    </w:p>
    <w:p w14:paraId="3F4DBC59" w14:textId="6EB7BACE" w:rsidR="00957360" w:rsidRPr="00957360" w:rsidRDefault="00957360">
      <w:pPr>
        <w:rPr>
          <w:i/>
          <w:iCs/>
        </w:rPr>
      </w:pPr>
      <w:r w:rsidRPr="00957360">
        <w:rPr>
          <w:i/>
          <w:iCs/>
        </w:rPr>
        <w:tab/>
        <w:t>Sensitivity of extrapolation to single- versus piecewise power-law structure</w:t>
      </w:r>
    </w:p>
    <w:p w14:paraId="62B46BAE" w14:textId="64C40765" w:rsidR="00957360" w:rsidRDefault="00957360" w:rsidP="00957360">
      <w:pPr>
        <w:outlineLvl w:val="1"/>
        <w:rPr>
          <w:i/>
          <w:iCs/>
        </w:rPr>
      </w:pPr>
      <w:r w:rsidRPr="00957360">
        <w:rPr>
          <w:i/>
          <w:iCs/>
        </w:rPr>
        <w:tab/>
        <w:t>Comparison with published PSDs</w:t>
      </w:r>
    </w:p>
    <w:p w14:paraId="2BF42DDF" w14:textId="77777777" w:rsidR="00003C75" w:rsidRPr="00957360" w:rsidRDefault="00003C75" w:rsidP="00957360">
      <w:pPr>
        <w:outlineLvl w:val="1"/>
        <w:rPr>
          <w:i/>
          <w:iCs/>
        </w:rPr>
      </w:pPr>
    </w:p>
    <w:p w14:paraId="1E617065" w14:textId="6094A4D4" w:rsidR="006C3A85" w:rsidRDefault="006C3A85">
      <w:pPr>
        <w:rPr>
          <w:b/>
          <w:bCs/>
        </w:rPr>
      </w:pPr>
      <w:r w:rsidRPr="006C3A85">
        <w:rPr>
          <w:b/>
          <w:bCs/>
        </w:rPr>
        <w:t>Supplemental Figures</w:t>
      </w:r>
    </w:p>
    <w:p w14:paraId="30BD2BA2" w14:textId="77777777" w:rsidR="00003C75" w:rsidRPr="006C3A85" w:rsidRDefault="00003C75">
      <w:pPr>
        <w:rPr>
          <w:b/>
          <w:bCs/>
        </w:rPr>
      </w:pPr>
    </w:p>
    <w:p w14:paraId="360EAB0F" w14:textId="329BDF74" w:rsidR="006C3A85" w:rsidRDefault="006C3A85">
      <w:pPr>
        <w:rPr>
          <w:b/>
          <w:bCs/>
        </w:rPr>
      </w:pPr>
      <w:bookmarkStart w:id="0" w:name="_Hlk239675651"/>
      <w:r w:rsidRPr="006C3A85">
        <w:rPr>
          <w:b/>
          <w:bCs/>
        </w:rPr>
        <w:t>Supplemental Tables</w:t>
      </w:r>
    </w:p>
    <w:bookmarkEnd w:id="0"/>
    <w:p w14:paraId="78F525A6" w14:textId="77777777" w:rsidR="00003C75" w:rsidRDefault="00003C75">
      <w:pPr>
        <w:rPr>
          <w:b/>
          <w:bCs/>
        </w:rPr>
      </w:pPr>
    </w:p>
    <w:p w14:paraId="23B1DF39" w14:textId="73AB3523" w:rsidR="00003C75" w:rsidRDefault="00003C75">
      <w:pPr>
        <w:rPr>
          <w:b/>
          <w:bCs/>
        </w:rPr>
      </w:pPr>
      <w:r w:rsidRPr="00003C75">
        <w:rPr>
          <w:b/>
          <w:bCs/>
        </w:rPr>
        <w:t>Reference</w:t>
      </w:r>
      <w:r>
        <w:rPr>
          <w:b/>
          <w:bCs/>
        </w:rPr>
        <w:t>s</w:t>
      </w:r>
    </w:p>
    <w:p w14:paraId="62FD7840" w14:textId="77777777" w:rsidR="00003C75" w:rsidRPr="006C3A85" w:rsidRDefault="00003C75">
      <w:pPr>
        <w:rPr>
          <w:b/>
          <w:bCs/>
        </w:rPr>
      </w:pPr>
    </w:p>
    <w:p w14:paraId="0F7A320D" w14:textId="77777777" w:rsidR="006C3A85" w:rsidRDefault="006C3A85"/>
    <w:p w14:paraId="40AF88D8" w14:textId="7E7C56E0" w:rsidR="006C3A85" w:rsidRDefault="006C3A85" w:rsidP="00595560">
      <w:pPr>
        <w:spacing w:after="160" w:line="278" w:lineRule="auto"/>
      </w:pPr>
      <w:r>
        <w:br w:type="page"/>
      </w:r>
    </w:p>
    <w:p w14:paraId="2CCB0632" w14:textId="7B0E8430" w:rsidR="00957360" w:rsidRDefault="00957360" w:rsidP="000710A5">
      <w:pPr>
        <w:outlineLvl w:val="1"/>
        <w:rPr>
          <w:b/>
          <w:bCs/>
        </w:rPr>
      </w:pPr>
      <w:r>
        <w:rPr>
          <w:b/>
          <w:bCs/>
        </w:rPr>
        <w:lastRenderedPageBreak/>
        <w:t>Supplemental Methods</w:t>
      </w:r>
    </w:p>
    <w:p w14:paraId="7BA7D073" w14:textId="77777777" w:rsidR="00957360" w:rsidRDefault="00957360" w:rsidP="000710A5">
      <w:pPr>
        <w:outlineLvl w:val="1"/>
        <w:rPr>
          <w:b/>
          <w:bCs/>
        </w:rPr>
      </w:pPr>
    </w:p>
    <w:p w14:paraId="0DFE4983" w14:textId="6C3AF4B7" w:rsidR="00073778" w:rsidRPr="00957360" w:rsidRDefault="00073778" w:rsidP="000710A5">
      <w:pPr>
        <w:outlineLvl w:val="1"/>
        <w:rPr>
          <w:i/>
          <w:iCs/>
        </w:rPr>
      </w:pPr>
      <w:r w:rsidRPr="00957360">
        <w:rPr>
          <w:i/>
          <w:iCs/>
        </w:rPr>
        <w:t>Polymer density assignment and buoyancy analysis</w:t>
      </w:r>
    </w:p>
    <w:p w14:paraId="6F56E1A1" w14:textId="70E86CC9" w:rsidR="00073778" w:rsidRPr="00073778" w:rsidRDefault="00073778" w:rsidP="000710A5">
      <w:pPr>
        <w:ind w:firstLine="720"/>
        <w:jc w:val="both"/>
      </w:pPr>
      <w:r w:rsidRPr="00073778">
        <w:t>Particles retained following µFTIR identification and quality screening were classified by morphology as fibers or fragments, with fibers defined by an aspect ratio ≥3</w:t>
      </w:r>
      <w:r w:rsidR="00003C75">
        <w:t xml:space="preserve"> by ref. </w:t>
      </w:r>
      <w:r w:rsidR="00003C75">
        <w:fldChar w:fldCharType="begin"/>
      </w:r>
      <w:r w:rsidR="00003C75">
        <w:instrText xml:space="preserve"> ADDIN ZOTERO_ITEM CSL_CITATION {"citationID":"7s4VYBmF","properties":{"unsorted":false,"formattedCitation":"\\super 1\\nosupersub{}","plainCitation":"1","noteIndex":0},"citationItems":[{"id":11745,"uris":["http://zotero.org/users/11732030/items/FW9YAJ5U"],"itemData":{"id":11745,"type":"article-journal","abstract":"Microscopic plastic (microplastic, 0.1 µm–5 mm) is a widespread pollutant impacting upon aquatic ecosystems across the globe. Environmental sampling has revealed synthetic fibers are prevalent in seawater, sediments and biota. However, microplastic fibers are rarely used in laboratory studies as they are unavailable for purchase and existing preparation techniques have limited application. To facilitate the incorporation of environmentally relevant microplastic fibers into future studies, new methods are required. Here, a novel cryotome protocol has been developed. Nylon, polyethylene terephthalate and polypropylene fibers (10–28 μm diameter) were aligned, embedded in water-soluble freezing agent and sectioned (40–100 μm length) using a cryogenic microtome. Microplastic fibers were prepared to specified lengths (P &lt; 0.05, ANOVA) and proved consistent in size. Fluorescent labelling of Nylon microfibers with Nile Red facilitated imaging. A 24 h feeding experiment confirmed bioavailability of 10 × 40 μm Nylon fibers to brine shrimp (Artemia sp). This protocol provides a consistent method for preparing standardised fibrous microplastics, with widths similar to those observed in the natural environment, which could ultimately lead to a better understanding of the biological and ecological effects of microplastic debris in the environment.","container-title":"Scientific Reports","DOI":"10.1038/srep34519","ISSN":"2045-2322","issue":"1","journalAbbreviation":"Sci Rep","language":"en","license":"2016 The Author(s)","page":"34519","publisher":"Nature Publishing Group","source":"www.nature.com","title":"A novel method for preparing microplastic fibers","volume":"6","author":[{"family":"Cole","given":"Matthew"}],"issued":{"date-parts":[["2016",10,3]]}}}],"schema":"https://github.com/citation-style-language/schema/raw/master/csl-citation.json"} </w:instrText>
      </w:r>
      <w:r w:rsidR="00003C75">
        <w:fldChar w:fldCharType="separate"/>
      </w:r>
      <w:r w:rsidR="00003C75" w:rsidRPr="00003C75">
        <w:rPr>
          <w:rFonts w:eastAsiaTheme="minorHAnsi"/>
          <w:vertAlign w:val="superscript"/>
          <w14:ligatures w14:val="standardContextual"/>
        </w:rPr>
        <w:t>1</w:t>
      </w:r>
      <w:r w:rsidR="00003C75">
        <w:fldChar w:fldCharType="end"/>
      </w:r>
      <w:r w:rsidRPr="00073778">
        <w:t>. Spectral-library material classifications were mapped to 13 polymer-density groups: polyethylene, polypropylene, styrenic polymers, polytetrafluoroethylene (PTFE), polyester/polyethylene terephthalate (PET), polycarbonate, polyurethane, polyamide/acrylamide, acrylic polymers, vinyl polymers, halogenated vinyl polymers, silicone polymers, and cellulose derivatives. Polymer densities were assigned using literature values from</w:t>
      </w:r>
      <w:r w:rsidR="00003C75">
        <w:t xml:space="preserve"> ref. </w:t>
      </w:r>
      <w:r w:rsidR="00003C75">
        <w:fldChar w:fldCharType="begin"/>
      </w:r>
      <w:r w:rsidR="00003C75">
        <w:instrText xml:space="preserve"> ADDIN ZOTERO_ITEM CSL_CITATION {"citationID":"yun8IcG6","properties":{"unsorted":false,"formattedCitation":"\\super 2\\nosupersub{}","plainCitation":"2","noteIndex":0},"citationItems":[{"id":11729,"uris":["http://zotero.org/users/11732030/items/25NJYLLZ"],"itemData":{"id":11729,"type":"article-journal","abstract":"This review of 68 studies compares the methodologies\nused for the identification and quantification of microplastics from the marine environment. Three main sampling strategies were identified: selective, volume-reduced, and bulk sampling. Most sediment samples came from sandy beaches at the high tide line, and most seawater samples were taken at the sea surface using neuston nets. Four steps were distinguished during sample processing: density separation, filtration, sieving, and visual sorting of microplastics. Visual sorting was one of the most commonly used methods for the identification of microplastics (using type, shape, degradation stage, and color as criteria). Chemical and physical characteristics (e.g., specific density) were also used. The most reliable method to identify the chemical composition of microplastics is by infrared spectroscopy. Most studies reported that plastic fragments were polyethylene and polypropylene polymers. Units commonly used for abundance estimates are “items per m2”\nfor sediment and sea surface studies and “items per m3” for water column studies. Mesh size of sieves and filters\nused during sampling or sample processing influence abundance estimates.\nMost studies reported two main size ranges of microplastics: (i) 500\nμm–5 mm, which are retained by a 500 μm sieve/net,\nand (ii) 1–500 μm, or fractions thereof that are retained\non filters. We recommend that future programs of monitoring continue\nto distinguish these size fractions, but we suggest standardized sampling\nprocedures which allow the spatiotemporal comparison of microplastic\nabundance across marine environments.","container-title":"Environmental Science &amp; Technology","DOI":"10.1021/es2031505","ISSN":"0013-936X","issue":"6","journalAbbreviation":"Environ. Sci. Technol.","page":"3060-3075","source":"Silverchair","title":"Microplastics in the Marine Environment: A Review of the Methods Used for Identification and Quantification","title-short":"Microplastics in the Marine Environment","volume":"46","author":[{"family":"Hidalgo-Ruz","given":"Valeria"},{"family":"Gutow","given":"Lars"},{"family":"Thompson","given":"Richard C."},{"family":"Thiel","given":"Martin"}],"issued":{"date-parts":[["2012",2,9]]}}}],"schema":"https://github.com/citation-style-language/schema/raw/master/csl-citation.json"} </w:instrText>
      </w:r>
      <w:r w:rsidR="00003C75">
        <w:fldChar w:fldCharType="separate"/>
      </w:r>
      <w:r w:rsidR="00003C75" w:rsidRPr="00003C75">
        <w:rPr>
          <w:rFonts w:eastAsiaTheme="minorHAnsi"/>
          <w:vertAlign w:val="superscript"/>
          <w14:ligatures w14:val="standardContextual"/>
        </w:rPr>
        <w:t>2</w:t>
      </w:r>
      <w:r w:rsidR="00003C75">
        <w:fldChar w:fldCharType="end"/>
      </w:r>
      <w:r w:rsidRPr="00073778">
        <w:t>. Material classifications that could not be assigned to one of these polymer groups were assigned a density of 1.10 g cm</w:t>
      </w:r>
      <w:r w:rsidR="00595560" w:rsidRPr="00595560">
        <w:rPr>
          <w:vertAlign w:val="superscript"/>
        </w:rPr>
        <w:t>-</w:t>
      </w:r>
      <w:r w:rsidRPr="00073778">
        <w:t xml:space="preserve">³, corresponding to the average density reported for microplastics in surface waters </w:t>
      </w:r>
      <w:r w:rsidR="00003C75">
        <w:t xml:space="preserve">from ref. </w:t>
      </w:r>
      <w:r w:rsidR="00003C75">
        <w:fldChar w:fldCharType="begin"/>
      </w:r>
      <w:r w:rsidR="00003C75">
        <w:instrText xml:space="preserve"> ADDIN ZOTERO_ITEM CSL_CITATION {"citationID":"uF8bmbq2","properties":{"unsorted":false,"formattedCitation":"\\super 3\\nosupersub{}","plainCitation":"3","noteIndex":0},"citationItems":[{"id":975,"uris":["http://zotero.org/users/11732030/items/GC3QCJLW"],"itemData":{"id":975,"type":"article-journal","abstract":"Understanding the multidimensionality of microplastics is essential for a realistic assessment of the risks these particles pose to the environment and human health. Here, we capture size, shape, area, polymer, volume and mass characteristics of &gt;60,000 individual microplastic particles as continuous distributions. Particles originate from samples taken from different aquatic compartments, including surface water and sediments from the marine and freshwater environment, waste water effluents, and freshwater organisms. Data were obtained using state-of-the-art FTIR-imaging, using the same automated imaging post-processing software. We introduce a workflow with two quality criteria that assure minimum data quality loss due to volumetric and filter area subsampling. We find that probability density functions (PDFs) for particle length follow power law distributions, with median slopes ranging from 2.2 for marine surface water to 3.1 for biota samples, and that these slopes were compartment-specific. Polymer-specific PDFs for particle length demonstrated significant differences in slopes among polymers, hinting at polymer specific sources, removal or fragmentation processes. Furthermore, we provide PDFs for particle width, width to length ratio, area, specific surface area, volume and mass distributions and propose how these can represent the full diversity of toxicologically relevant dose metrics required for the assessment of microplastic risks.","container-title":"Water Research","DOI":"10.1016/j.watres.2021.117429","ISSN":"18792448","issue":"July","PMID":"34304075","publisher":"Elsevier Ltd","title":"Characterizing the multidimensionality of microplastics across environmental compartments","volume":"202","author":[{"family":"Kooi","given":"Merel"},{"family":"Primpke","given":"Sebastian"},{"family":"Mintenig","given":"Svenja M."},{"family":"Lorenz","given":"Claudia"},{"family":"Gerdts","given":"Gunnar"},{"family":"Koelmans","given":"Albert A."}],"issued":{"date-parts":[["2021"]]}}}],"schema":"https://github.com/citation-style-language/schema/raw/master/csl-citation.json"} </w:instrText>
      </w:r>
      <w:r w:rsidR="00003C75">
        <w:fldChar w:fldCharType="separate"/>
      </w:r>
      <w:r w:rsidR="00003C75" w:rsidRPr="00003C75">
        <w:rPr>
          <w:rFonts w:eastAsiaTheme="minorHAnsi"/>
          <w:vertAlign w:val="superscript"/>
          <w14:ligatures w14:val="standardContextual"/>
        </w:rPr>
        <w:t>3</w:t>
      </w:r>
      <w:r w:rsidR="00003C75">
        <w:fldChar w:fldCharType="end"/>
      </w:r>
      <w:r w:rsidRPr="00073778">
        <w:t xml:space="preserve">. </w:t>
      </w:r>
    </w:p>
    <w:p w14:paraId="731AE2C8" w14:textId="77777777" w:rsidR="00073778" w:rsidRDefault="00073778" w:rsidP="000710A5">
      <w:pPr>
        <w:ind w:firstLine="720"/>
        <w:jc w:val="both"/>
      </w:pPr>
      <w:r w:rsidRPr="00073778">
        <w:t xml:space="preserve">Particles were classified as buoyant, neutrally buoyant, or settling relative to freshwater density (1.00 g cm⁻³). In the present dataset, only polyethylene and polypropylene were classified as buoyant under freshwater conditions. To test for density-driven vertical sorting within rivers, particles were grouped as buoyant or non-buoyant and the proportion of buoyant particles was compared between surface and subsurface samples. The surface-versus-subsurface comparison was evaluated using a one-sided two-sample test of proportions, with the alternative hypothesis that the proportion of buoyant particles was greater in surface than subsurface samples. When expected cell frequencies were &lt;5, a one-sided Fisher's exact test was used instead. </w:t>
      </w:r>
    </w:p>
    <w:p w14:paraId="6E81C528" w14:textId="77777777" w:rsidR="001A0188" w:rsidRDefault="001A0188" w:rsidP="001A0188">
      <w:pPr>
        <w:jc w:val="both"/>
      </w:pPr>
    </w:p>
    <w:p w14:paraId="4EF87DFA" w14:textId="77777777" w:rsidR="001A0188" w:rsidRDefault="001A0188" w:rsidP="001A0188">
      <w:pPr>
        <w:jc w:val="both"/>
      </w:pPr>
    </w:p>
    <w:p w14:paraId="0D904AE9" w14:textId="0375883F" w:rsidR="001A0188" w:rsidRPr="001A0188" w:rsidRDefault="001A0188" w:rsidP="001A0188">
      <w:pPr>
        <w:jc w:val="both"/>
        <w:rPr>
          <w:i/>
          <w:iCs/>
        </w:rPr>
      </w:pPr>
      <w:r w:rsidRPr="001A0188">
        <w:rPr>
          <w:i/>
          <w:iCs/>
        </w:rPr>
        <w:t>Cumulative particle-size-distribution fitting and size rescaling</w:t>
      </w:r>
    </w:p>
    <w:p w14:paraId="490DEBCA" w14:textId="502DF156" w:rsidR="00F76E19" w:rsidRDefault="00073778" w:rsidP="00957360">
      <w:pPr>
        <w:ind w:firstLine="720"/>
        <w:jc w:val="both"/>
      </w:pPr>
      <w:r w:rsidRPr="00073778">
        <w:t>Particle-size distributions (PSDs) were characterized from measured particle lengths using the cumulative particle-size-distribution (C-PSD) framework</w:t>
      </w:r>
      <w:r w:rsidR="00003C75">
        <w:fldChar w:fldCharType="begin"/>
      </w:r>
      <w:r w:rsidR="00003C75">
        <w:instrText xml:space="preserve"> ADDIN ZOTERO_ITEM CSL_CITATION {"citationID":"vWOiJvbO","properties":{"unsorted":false,"formattedCitation":"\\super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rsidR="00003C75">
        <w:fldChar w:fldCharType="separate"/>
      </w:r>
      <w:r w:rsidR="00003C75" w:rsidRPr="00003C75">
        <w:rPr>
          <w:rFonts w:eastAsiaTheme="minorHAnsi"/>
          <w:vertAlign w:val="superscript"/>
          <w14:ligatures w14:val="standardContextual"/>
        </w:rPr>
        <w:t>4</w:t>
      </w:r>
      <w:r w:rsidR="00003C75">
        <w:fldChar w:fldCharType="end"/>
      </w:r>
      <w:r w:rsidRPr="00073778">
        <w:t>. Environmental microplastic PSDs are commonly approximated by the differential power-law relationship</w:t>
      </w:r>
      <w:r>
        <w:t>:</w:t>
      </w:r>
    </w:p>
    <w:p w14:paraId="32624748" w14:textId="681EC5BA" w:rsidR="00F5306E" w:rsidRDefault="00F76E19" w:rsidP="00F76E19">
      <w:pPr>
        <w:spacing w:before="100" w:beforeAutospacing="1" w:after="100" w:afterAutospacing="1"/>
        <w:jc w:val="center"/>
      </w:pPr>
      <m:oMathPara>
        <m:oMath>
          <m:r>
            <w:rPr>
              <w:rFonts w:ascii="Cambria Math" w:hAnsi="Cambria Math"/>
            </w:rPr>
            <m:t>N</m:t>
          </m:r>
          <m:d>
            <m:dPr>
              <m:ctrlPr>
                <w:rPr>
                  <w:rFonts w:ascii="Cambria Math" w:hAnsi="Cambria Math"/>
                  <w:i/>
                </w:rPr>
              </m:ctrlPr>
            </m:dPr>
            <m:e>
              <m:r>
                <w:rPr>
                  <w:rFonts w:ascii="Cambria Math" w:hAnsi="Cambria Math"/>
                </w:rPr>
                <m:t>L</m:t>
              </m:r>
            </m:e>
          </m:d>
          <m:r>
            <w:rPr>
              <w:rFonts w:ascii="Cambria Math" w:hAnsi="Cambria Math"/>
            </w:rPr>
            <m:t>= b</m:t>
          </m:r>
          <m:sSup>
            <m:sSupPr>
              <m:ctrlPr>
                <w:rPr>
                  <w:rFonts w:ascii="Cambria Math" w:hAnsi="Cambria Math"/>
                  <w:i/>
                </w:rPr>
              </m:ctrlPr>
            </m:sSupPr>
            <m:e>
              <m:r>
                <w:rPr>
                  <w:rFonts w:ascii="Cambria Math" w:hAnsi="Cambria Math"/>
                </w:rPr>
                <m:t>L</m:t>
              </m:r>
            </m:e>
            <m:sup>
              <m:r>
                <w:rPr>
                  <w:rFonts w:ascii="Cambria Math" w:hAnsi="Cambria Math"/>
                </w:rPr>
                <m:t>a</m:t>
              </m:r>
            </m:sup>
          </m:sSup>
        </m:oMath>
      </m:oMathPara>
    </w:p>
    <w:p w14:paraId="7711A34E" w14:textId="161E9227" w:rsidR="00073778" w:rsidRDefault="00F5306E" w:rsidP="001E6176">
      <w:pPr>
        <w:spacing w:before="100" w:beforeAutospacing="1" w:after="100" w:afterAutospacing="1"/>
        <w:jc w:val="both"/>
      </w:pPr>
      <w:r w:rsidRPr="00073778">
        <w:t>W</w:t>
      </w:r>
      <w:r w:rsidR="00073778" w:rsidRPr="00073778">
        <w:t>here</w:t>
      </w:r>
      <w:r>
        <w:t xml:space="preserve"> N(L)</w:t>
      </w:r>
      <w:r w:rsidR="00073778" w:rsidRPr="00073778">
        <w:t xml:space="preserve"> represents particle abundance as a function of particle length </w:t>
      </w:r>
      <w:r>
        <w:t>L</w:t>
      </w:r>
      <w:r w:rsidR="00073778" w:rsidRPr="00073778">
        <w:t>,</w:t>
      </w:r>
      <w:r>
        <w:t xml:space="preserve"> </w:t>
      </w:r>
      <w:r w:rsidRPr="00F5306E">
        <w:rPr>
          <w:i/>
          <w:iCs/>
        </w:rPr>
        <w:t>a</w:t>
      </w:r>
      <w:r w:rsidR="00073778" w:rsidRPr="00073778">
        <w:t xml:space="preserve"> is the differential power-law exponent, and</w:t>
      </w:r>
      <w:r>
        <w:t xml:space="preserve"> </w:t>
      </w:r>
      <w:r w:rsidRPr="00F5306E">
        <w:rPr>
          <w:i/>
          <w:iCs/>
        </w:rPr>
        <w:t>b</w:t>
      </w:r>
      <w:r w:rsidR="00073778" w:rsidRPr="00073778">
        <w:t xml:space="preserve"> is the scaling coefficient. In log</w:t>
      </w:r>
      <w:r>
        <w:t>-</w:t>
      </w:r>
      <w:r w:rsidR="00073778" w:rsidRPr="00073778">
        <w:t xml:space="preserve">log space, this relationship is linear with slope </w:t>
      </w:r>
      <w:r w:rsidR="00073778" w:rsidRPr="00073778">
        <w:rPr>
          <w:i/>
          <w:iCs/>
        </w:rPr>
        <w:t>a</w:t>
      </w:r>
      <w:r w:rsidR="00073778" w:rsidRPr="00073778">
        <w:t xml:space="preserve">. </w:t>
      </w:r>
      <w:r w:rsidR="001E6176">
        <w:t xml:space="preserve"> </w:t>
      </w:r>
      <w:r w:rsidR="00073778" w:rsidRPr="00073778">
        <w:t>Rather than fitting conventional bin-normalized PSDs (BN-PSDs), we fitted cumulative particle abundances following</w:t>
      </w:r>
      <w:r w:rsidR="00003C75">
        <w:t xml:space="preserve"> ref. </w:t>
      </w:r>
      <w:r w:rsidR="00003C75">
        <w:fldChar w:fldCharType="begin"/>
      </w:r>
      <w:r w:rsidR="00003C75">
        <w:instrText xml:space="preserve"> ADDIN ZOTERO_ITEM CSL_CITATION {"citationID":"oFjsxfel","properties":{"unsorted":false,"formattedCitation":"\\super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rsidR="00003C75">
        <w:fldChar w:fldCharType="separate"/>
      </w:r>
      <w:r w:rsidR="00003C75" w:rsidRPr="00003C75">
        <w:rPr>
          <w:rFonts w:eastAsiaTheme="minorHAnsi"/>
          <w:vertAlign w:val="superscript"/>
          <w14:ligatures w14:val="standardContextual"/>
        </w:rPr>
        <w:t>4</w:t>
      </w:r>
      <w:r w:rsidR="00003C75">
        <w:fldChar w:fldCharType="end"/>
      </w:r>
      <w:r w:rsidR="00003C75">
        <w:t xml:space="preserve">. </w:t>
      </w:r>
      <w:r w:rsidR="00073778" w:rsidRPr="00073778">
        <w:t>Conventional BN-PSD regression can produce slope estimates that depend systematically on the selected bin width, whereas cumulative fitting substantially reduces this binning bias and produces estimates comparable to maximum-likelihood fits of raw particle-size observations. For the cumulative distribution, the number of particles greater than or equal to a given particle length follows</w:t>
      </w:r>
      <w:r w:rsidR="00F76E19">
        <w:t>:</w:t>
      </w:r>
    </w:p>
    <w:p w14:paraId="004372F2" w14:textId="63B6D3AF" w:rsidR="00F76E19" w:rsidRDefault="00F76E19" w:rsidP="00073778">
      <w:pPr>
        <w:spacing w:before="100" w:beforeAutospacing="1" w:after="100" w:afterAutospacing="1"/>
      </w:pPr>
      <m:oMathPara>
        <m:oMath>
          <m:r>
            <w:rPr>
              <w:rFonts w:ascii="Cambria Math" w:hAnsi="Cambria Math"/>
            </w:rPr>
            <m:t>N</m:t>
          </m:r>
          <m:d>
            <m:dPr>
              <m:ctrlPr>
                <w:rPr>
                  <w:rFonts w:ascii="Cambria Math" w:hAnsi="Cambria Math"/>
                  <w:i/>
                </w:rPr>
              </m:ctrlPr>
            </m:dPr>
            <m:e>
              <m:r>
                <w:rPr>
                  <w:rFonts w:ascii="Cambria Math" w:hAnsi="Cambria Math"/>
                </w:rPr>
                <m:t>≥L</m:t>
              </m:r>
            </m:e>
          </m:d>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m:t>
              </m:r>
            </m:sup>
          </m:sSup>
          <m:sSup>
            <m:sSupPr>
              <m:ctrlPr>
                <w:rPr>
                  <w:rFonts w:ascii="Cambria Math" w:hAnsi="Cambria Math"/>
                  <w:i/>
                </w:rPr>
              </m:ctrlPr>
            </m:sSupPr>
            <m:e>
              <m:r>
                <w:rPr>
                  <w:rFonts w:ascii="Cambria Math" w:hAnsi="Cambria Math"/>
                </w:rPr>
                <m:t>L</m:t>
              </m:r>
            </m:e>
            <m:sup>
              <m:sSup>
                <m:sSupPr>
                  <m:ctrlPr>
                    <w:rPr>
                      <w:rFonts w:ascii="Cambria Math" w:hAnsi="Cambria Math"/>
                      <w:i/>
                    </w:rPr>
                  </m:ctrlPr>
                </m:sSupPr>
                <m:e>
                  <m:r>
                    <w:rPr>
                      <w:rFonts w:ascii="Cambria Math" w:hAnsi="Cambria Math"/>
                    </w:rPr>
                    <m:t>a</m:t>
                  </m:r>
                </m:e>
                <m:sup>
                  <m:r>
                    <w:rPr>
                      <w:rFonts w:ascii="Cambria Math" w:hAnsi="Cambria Math"/>
                    </w:rPr>
                    <m:t>'</m:t>
                  </m:r>
                </m:sup>
              </m:sSup>
            </m:sup>
          </m:sSup>
        </m:oMath>
      </m:oMathPara>
    </w:p>
    <w:p w14:paraId="7AB2EDC1" w14:textId="6E4A4C50" w:rsidR="00073778" w:rsidRDefault="00F5306E" w:rsidP="00073778">
      <w:pPr>
        <w:spacing w:before="100" w:beforeAutospacing="1" w:after="100" w:afterAutospacing="1"/>
      </w:pPr>
      <w:r w:rsidRPr="00073778">
        <w:t>W</w:t>
      </w:r>
      <w:r w:rsidR="00073778" w:rsidRPr="00073778">
        <w:t>here</w:t>
      </w:r>
      <w:r>
        <w:t xml:space="preserve"> </w:t>
      </w:r>
      <w:r w:rsidRPr="00073778">
        <w:rPr>
          <w:rStyle w:val="mord"/>
          <w:i/>
          <w:iCs/>
        </w:rPr>
        <w:t>a</w:t>
      </w:r>
      <w:r>
        <w:rPr>
          <w:rStyle w:val="mord"/>
        </w:rPr>
        <w:t xml:space="preserve">′ </w:t>
      </w:r>
      <w:r w:rsidR="00073778" w:rsidRPr="00073778">
        <w:t xml:space="preserve">and </w:t>
      </w:r>
      <w:r>
        <w:rPr>
          <w:rStyle w:val="mord"/>
          <w:i/>
          <w:iCs/>
        </w:rPr>
        <w:t>b</w:t>
      </w:r>
      <w:r>
        <w:rPr>
          <w:rStyle w:val="mord"/>
        </w:rPr>
        <w:t xml:space="preserve">′ </w:t>
      </w:r>
      <w:r w:rsidR="00073778" w:rsidRPr="00073778">
        <w:t>are the fitted cumulative slope and scaling coefficient, respectively. The cumulative and differential slopes are related by</w:t>
      </w:r>
      <w:r w:rsidR="00F76E19">
        <w:t>:</w:t>
      </w:r>
    </w:p>
    <w:p w14:paraId="3D99D102" w14:textId="40FBCF27" w:rsidR="00F76E19" w:rsidRDefault="00F76E19" w:rsidP="00073778">
      <w:pPr>
        <w:spacing w:before="100" w:beforeAutospacing="1" w:after="100" w:afterAutospacing="1"/>
      </w:pPr>
      <m:oMathPara>
        <m:oMath>
          <m:r>
            <w:rPr>
              <w:rFonts w:ascii="Cambria Math" w:hAnsi="Cambria Math"/>
            </w:rPr>
            <m:t>a' = a + 1</m:t>
          </m:r>
        </m:oMath>
      </m:oMathPara>
    </w:p>
    <w:p w14:paraId="3D580012" w14:textId="7BD33E6B" w:rsidR="00073778" w:rsidRDefault="00073778" w:rsidP="00073778">
      <w:pPr>
        <w:spacing w:before="100" w:beforeAutospacing="1" w:after="100" w:afterAutospacing="1"/>
      </w:pPr>
      <w:r w:rsidRPr="00073778">
        <w:t xml:space="preserve">and </w:t>
      </w:r>
      <w:r w:rsidR="001E31BE" w:rsidRPr="00073778">
        <w:t>therefore,</w:t>
      </w:r>
      <w:r w:rsidRPr="00073778">
        <w:t xml:space="preserve"> the differential PSD slope reported in this study was calculated as</w:t>
      </w:r>
      <w:r w:rsidR="00F76E19">
        <w:t>:</w:t>
      </w:r>
    </w:p>
    <w:p w14:paraId="47F18EE5" w14:textId="0349E647" w:rsidR="00F76E19" w:rsidRDefault="00F76E19" w:rsidP="00073778">
      <w:pPr>
        <w:spacing w:before="100" w:beforeAutospacing="1" w:after="100" w:afterAutospacing="1"/>
      </w:pPr>
      <m:oMathPara>
        <m:oMath>
          <m:r>
            <w:rPr>
              <w:rFonts w:ascii="Cambria Math" w:hAnsi="Cambria Math"/>
            </w:rPr>
            <w:lastRenderedPageBreak/>
            <m:t>a = a' - 1</m:t>
          </m:r>
        </m:oMath>
      </m:oMathPara>
    </w:p>
    <w:p w14:paraId="04F392E0" w14:textId="187229BB" w:rsidR="00D41C38" w:rsidRPr="00073778" w:rsidRDefault="00073778" w:rsidP="00D41C38">
      <w:r w:rsidRPr="00073778">
        <w:t xml:space="preserve">The differential scaling coefficient can similarly be recovered from the cumulative parameters as described by </w:t>
      </w:r>
      <w:bookmarkStart w:id="1" w:name="_Hlk239500430"/>
      <w:r w:rsidR="00003C75">
        <w:t xml:space="preserve">ref. </w:t>
      </w:r>
      <w:r w:rsidR="00003C75">
        <w:fldChar w:fldCharType="begin"/>
      </w:r>
      <w:r w:rsidR="00003C75">
        <w:instrText xml:space="preserve"> ADDIN ZOTERO_ITEM CSL_CITATION {"citationID":"gZjFJQg7","properties":{"unsorted":false,"formattedCitation":"\\super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rsidR="00003C75">
        <w:fldChar w:fldCharType="separate"/>
      </w:r>
      <w:r w:rsidR="00003C75" w:rsidRPr="00003C75">
        <w:rPr>
          <w:rFonts w:eastAsiaTheme="minorHAnsi"/>
          <w:vertAlign w:val="superscript"/>
          <w14:ligatures w14:val="standardContextual"/>
        </w:rPr>
        <w:t>4</w:t>
      </w:r>
      <w:r w:rsidR="00003C75">
        <w:fldChar w:fldCharType="end"/>
      </w:r>
      <w:r w:rsidR="00003C75">
        <w:t>.</w:t>
      </w:r>
      <w:bookmarkEnd w:id="1"/>
    </w:p>
    <w:p w14:paraId="023819E2" w14:textId="1D46A54D" w:rsidR="00073778" w:rsidRPr="00073778" w:rsidRDefault="00073778" w:rsidP="00003C75">
      <w:pPr>
        <w:ind w:firstLine="720"/>
        <w:jc w:val="both"/>
      </w:pPr>
      <w:r w:rsidRPr="00073778">
        <w:t>The lower and upper particle-size limits over which each C-PSD was fitted were determined using the two-step limit-of-detection (LOD) procedure</w:t>
      </w:r>
      <w:r w:rsidR="00003C75">
        <w:fldChar w:fldCharType="begin"/>
      </w:r>
      <w:r w:rsidR="00003C75">
        <w:instrText xml:space="preserve"> ADDIN ZOTERO_ITEM CSL_CITATION {"citationID":"5ryG4Zmg","properties":{"unsorted":false,"formattedCitation":"\\super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rsidR="00003C75">
        <w:fldChar w:fldCharType="separate"/>
      </w:r>
      <w:r w:rsidR="00003C75" w:rsidRPr="00003C75">
        <w:rPr>
          <w:rFonts w:eastAsiaTheme="minorHAnsi"/>
          <w:vertAlign w:val="superscript"/>
          <w14:ligatures w14:val="standardContextual"/>
        </w:rPr>
        <w:t>4</w:t>
      </w:r>
      <w:r w:rsidR="00003C75">
        <w:fldChar w:fldCharType="end"/>
      </w:r>
      <w:r w:rsidRPr="00073778">
        <w:t xml:space="preserve">. This procedure was used because environmental PSDs may deviate from the expected power law at both ends of the measured size distribution. At the lower end, incomplete recovery or analytical detection can result in undercounting of small particles, whereas at the upper end, increasingly rare large particles may be insufficiently represented at the sampled volume. Both processes can bias the estimated power-law slope if affected size classes are included in the regression. </w:t>
      </w:r>
    </w:p>
    <w:p w14:paraId="3D45A933" w14:textId="77777777" w:rsidR="00073778" w:rsidRPr="00073778" w:rsidRDefault="00073778" w:rsidP="000710A5">
      <w:pPr>
        <w:ind w:firstLine="720"/>
        <w:jc w:val="both"/>
      </w:pPr>
      <w:r w:rsidRPr="00073778">
        <w:t xml:space="preserve">For each analysis group, particle lengths were binned and both the BN-PSD and C-PSD were calculated. A preliminary ordinary least-squares (OLS) regression was fitted across the full C-PSD. Bins with positive residuals from this preliminary fit were retained as candidates for the final regression window, while bins below the peak of the BN-PSD were excluded to reduce the influence of small-particle undercounting. Bins above 5000 µm were also excluded because they fall outside the conventional microplastic size range. </w:t>
      </w:r>
    </w:p>
    <w:p w14:paraId="74879F73" w14:textId="05939360" w:rsidR="00BF3A3E" w:rsidRDefault="00073778" w:rsidP="001E6176">
      <w:pPr>
        <w:ind w:firstLine="720"/>
        <w:jc w:val="both"/>
      </w:pPr>
      <w:r w:rsidRPr="00073778">
        <w:t>All possible contiguous candidate windows containing at least three size bins were subsequently evaluated using OLS regression of log</w:t>
      </w:r>
      <w:r w:rsidRPr="00807315">
        <w:rPr>
          <w:vertAlign w:val="subscript"/>
        </w:rPr>
        <w:t>10</w:t>
      </w:r>
      <w:r w:rsidRPr="00073778">
        <w:t xml:space="preserve"> cumulative particle abundance against </w:t>
      </w:r>
      <w:r w:rsidR="00807315" w:rsidRPr="00073778">
        <w:t>log</w:t>
      </w:r>
      <w:r w:rsidR="00807315" w:rsidRPr="00807315">
        <w:rPr>
          <w:vertAlign w:val="subscript"/>
        </w:rPr>
        <w:t>10</w:t>
      </w:r>
      <w:r w:rsidRPr="00073778">
        <w:t xml:space="preserve"> particle length. Candidate windows with</w:t>
      </w:r>
      <w:r w:rsidR="00807315">
        <w:t xml:space="preserve"> R</w:t>
      </w:r>
      <w:r w:rsidR="00807315" w:rsidRPr="00807315">
        <w:rPr>
          <w:vertAlign w:val="superscript"/>
        </w:rPr>
        <w:t>2</w:t>
      </w:r>
      <w:r w:rsidR="00807315">
        <w:t xml:space="preserve"> &lt; 0.90</w:t>
      </w:r>
      <w:r w:rsidRPr="00073778">
        <w:t xml:space="preserve"> were excluded. Among the remaining windows, the longest qualifying window was selected for the final C-PSD fit, with ties resolved using </w:t>
      </w:r>
      <w:r w:rsidR="00F5306E">
        <w:t>R</w:t>
      </w:r>
      <w:r w:rsidR="00F5306E" w:rsidRPr="00F5306E">
        <w:rPr>
          <w:vertAlign w:val="superscript"/>
        </w:rPr>
        <w:t>2</w:t>
      </w:r>
      <w:r w:rsidRPr="00073778">
        <w:t>. If no candidate window met these criteria, the widest available candidate range was retained as a fallback. C-PSDs were fitted separately by particle morphology and for each of the four rivers (Carmel, Pajaro, Salinas, and San Lorenzo). The resulting cumulative slopes were converted to the differential-slope convention described above before subsequent comparisons and size rescaling.</w:t>
      </w:r>
    </w:p>
    <w:p w14:paraId="084533E1" w14:textId="45AD079C" w:rsidR="00F76E19" w:rsidRPr="009F0D90" w:rsidRDefault="00073778" w:rsidP="00D41C38">
      <w:pPr>
        <w:ind w:firstLine="720"/>
        <w:jc w:val="both"/>
      </w:pPr>
      <w:r w:rsidRPr="009F0D90">
        <w:t>To determine whether independently fitted river-level PSD slopes differed by more than expected from sampling uncertainty, we used Cochran</w:t>
      </w:r>
      <w:r w:rsidR="00807315" w:rsidRPr="009F0D90">
        <w:t>’</w:t>
      </w:r>
      <w:r w:rsidRPr="009F0D90">
        <w:t>s Q heterogeneity test. Each river-specific differential slope was weighted by the inverse of its sampling variance</w:t>
      </w:r>
      <w:r w:rsidR="00807315" w:rsidRPr="009F0D90">
        <w:t xml:space="preserve">, </w:t>
      </w:r>
      <m:oMath>
        <m:f>
          <m:fPr>
            <m:ctrlPr>
              <w:rPr>
                <w:rFonts w:ascii="Cambria Math" w:hAnsi="Cambria Math"/>
                <w:i/>
              </w:rPr>
            </m:ctrlPr>
          </m:fPr>
          <m:num>
            <m:r>
              <w:rPr>
                <w:rFonts w:ascii="Cambria Math" w:hAnsi="Cambria Math"/>
              </w:rPr>
              <m:t>1</m:t>
            </m:r>
          </m:num>
          <m:den>
            <m:r>
              <w:rPr>
                <w:rFonts w:ascii="Cambria Math" w:hAnsi="Cambria Math"/>
              </w:rPr>
              <m:t>S</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den>
        </m:f>
      </m:oMath>
      <w:r w:rsidR="001E6176" w:rsidRPr="009F0D90">
        <w:t xml:space="preserve">, </w:t>
      </w:r>
      <w:r w:rsidRPr="009F0D90">
        <w:t>where</w:t>
      </w:r>
      <w:r w:rsidR="00807315" w:rsidRPr="009F0D90">
        <w:t xml:space="preserve"> </w:t>
      </w:r>
      <w:r w:rsidR="00807315" w:rsidRPr="009F0D90">
        <w:rPr>
          <w:i/>
          <w:iCs/>
        </w:rPr>
        <w:t>SE</w:t>
      </w:r>
      <w:r w:rsidR="00807315" w:rsidRPr="009F0D90">
        <w:rPr>
          <w:i/>
          <w:iCs/>
          <w:vertAlign w:val="subscript"/>
        </w:rPr>
        <w:t>i</w:t>
      </w:r>
      <w:r w:rsidRPr="009F0D90">
        <w:t xml:space="preserve"> is the standard error of the fitted slope</w:t>
      </w:r>
      <w:r w:rsidR="00807315" w:rsidRPr="009F0D90">
        <w:t xml:space="preserve">. </w:t>
      </w:r>
      <w:r w:rsidRPr="009F0D90">
        <w:t>Cochran</w:t>
      </w:r>
      <w:r w:rsidR="00F76E19" w:rsidRPr="009F0D90">
        <w:t>’</w:t>
      </w:r>
      <w:r w:rsidRPr="009F0D90">
        <w:t xml:space="preserve">s Q was then calculated and evaluated against a χ² distribution with </w:t>
      </w:r>
      <w:r w:rsidR="00807315" w:rsidRPr="009F0D90">
        <w:rPr>
          <w:i/>
          <w:iCs/>
        </w:rPr>
        <w:t>k</w:t>
      </w:r>
      <w:r w:rsidR="00807315" w:rsidRPr="009F0D90">
        <w:t xml:space="preserve"> - 1 </w:t>
      </w:r>
      <w:r w:rsidRPr="009F0D90">
        <w:t>degrees of freedom, where</w:t>
      </w:r>
      <w:r w:rsidR="00807315" w:rsidRPr="009F0D90">
        <w:t xml:space="preserve"> </w:t>
      </w:r>
      <w:r w:rsidR="00807315" w:rsidRPr="009F0D90">
        <w:rPr>
          <w:i/>
          <w:iCs/>
        </w:rPr>
        <w:t>k</w:t>
      </w:r>
      <w:r w:rsidRPr="009F0D90">
        <w:t xml:space="preserve"> was the number of valid river-specific slope estimates. </w:t>
      </w:r>
      <w:r w:rsidR="00807315" w:rsidRPr="009F0D90">
        <w:t xml:space="preserve">We additionally calculated </w:t>
      </w:r>
      <w:r w:rsidR="00807315" w:rsidRPr="009F0D90">
        <w:rPr>
          <w:i/>
          <w:iCs/>
        </w:rPr>
        <w:t>I</w:t>
      </w:r>
      <w:r w:rsidR="00807315" w:rsidRPr="009F0D90">
        <w:rPr>
          <w:vertAlign w:val="superscript"/>
        </w:rPr>
        <w:t>2</w:t>
      </w:r>
      <w:r w:rsidR="00807315" w:rsidRPr="009F0D90">
        <w:t xml:space="preserve"> to quantify the percentage of observed variation among slopes attributable to heterogeneity rather than sampling error. Together, these statistics were used to evaluate whether independently fitted river PSDs differed systematically among locations.</w:t>
      </w:r>
    </w:p>
    <w:p w14:paraId="1C2838A3" w14:textId="720E985D" w:rsidR="005F68FB" w:rsidRPr="00D41C38" w:rsidRDefault="005F68FB" w:rsidP="001A0188">
      <w:pPr>
        <w:ind w:firstLine="720"/>
      </w:pPr>
      <w:r w:rsidRPr="00D41C38">
        <w:t>Fitted power laws were used to rescale measured particle concentrations between specified particle-size ranges following established microplastic size-alignment approaches</w:t>
      </w:r>
      <w:r w:rsidR="00003C75">
        <w:fldChar w:fldCharType="begin"/>
      </w:r>
      <w:r w:rsidR="00003C75">
        <w:instrText xml:space="preserve"> ADDIN ZOTERO_ITEM CSL_CITATION {"citationID":"GvWVu5fq","properties":{"unsorted":false,"formattedCitation":"\\super 4,5\\nosupersub{}","plainCitation":"4,5","noteIndex":0},"citationItems":[{"id":992,"uris":["http://zotero.org/users/11732030/items/B5TG6KQZ"],"itemData":{"id":992,"type":"article-journal","abstract":"Microplastics have recently been detected in drinking water as well as in drinking water sources. This presence has triggered discussions on possible implications for human health. However, there have been questions regarding the quality of these occurrence studies since there are no standard sampling, extraction and identification methods for microplastics. Accordingly, we assessed the quality of fifty studies researching microplastics in drinking water and in its major freshwater sources. This includes an assessment of microplastic occurrence data from river and lake water, groundwater, tap water and bottled drinking water. Studies of occurrence in wastewater were also reviewed. We review and propose best practices to sample, extract and detect microplastics and provide a quantitative quality assessment of studies reporting microplastic concentrations. Further, we summarize the findings related to microplastic concentrations, polymer types and particle shapes. Microplastics are frequently present in freshwaters and drinking water, and number concentrations spanned ten orders of magnitude (1 × 10−2 to 108 #/m3) across individual samples and water types. However, only four out of 50 studies received positive scores for all proposed quality criteria, implying there is a significant need to improve quality assurance of microplastic sampling and analysis in water samples. The order in globally detected polymers in these studies is PE ≈ PP &gt; PS &gt; PVC &gt; PET, which probably reflects the global plastic demand and a higher tendency for PVC and PET to settle as a result of their higher densities. Fragments, fibres, film, foam and pellets were the most frequently reported shapes. We conclude that more high quality data is needed on the occurrence of microplastics in drinking water, to better understand potential exposure and to inform human health risk assessments.","container-title":"Water Research","DOI":"10.1016/j.watres.2019.02.054","ISSN":"18792448","page":"410–422","PMID":"30861380","publisher":"Elsevier Ltd","title":"Microplastics in freshwaters and drinking water: Critical review and assessment of data quality","volume":"155","author":[{"family":"Koelmans","given":"Albert A."},{"family":"Mohamed Nor","given":"Nur Hazimah"},{"family":"Hermsen","given":"Enya"},{"family":"Kooi","given":"Merel"},{"family":"Mintenig","given":"Svenja M."},{"family":"De France","given":"Jennifer"}],"issued":{"date-parts":[["2019"]]}}},{"id":11720,"uris":["http://zotero.org/users/11732030/items/4PYNHCUY"],"itemData":{"id":11720,"type":"article-journal","abstract":"Studies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rsidR="00003C75">
        <w:fldChar w:fldCharType="separate"/>
      </w:r>
      <w:r w:rsidR="00003C75" w:rsidRPr="00003C75">
        <w:rPr>
          <w:rFonts w:eastAsiaTheme="minorHAnsi"/>
          <w:vertAlign w:val="superscript"/>
          <w14:ligatures w14:val="standardContextual"/>
        </w:rPr>
        <w:t>4,5</w:t>
      </w:r>
      <w:r w:rsidR="00003C75">
        <w:fldChar w:fldCharType="end"/>
      </w:r>
      <w:r w:rsidRPr="00D41C38">
        <w:t>. For a differential PSD,</w:t>
      </w:r>
    </w:p>
    <w:p w14:paraId="392AD627" w14:textId="3D8E6E3F" w:rsidR="00F76E19" w:rsidRPr="00073778" w:rsidRDefault="00000000" w:rsidP="00073778">
      <w:pPr>
        <w:spacing w:before="100" w:beforeAutospacing="1" w:after="100" w:afterAutospacing="1"/>
      </w:pPr>
      <m:oMathPara>
        <m:oMath>
          <m:f>
            <m:fPr>
              <m:ctrlPr>
                <w:rPr>
                  <w:rFonts w:ascii="Cambria Math" w:hAnsi="Cambria Math"/>
                  <w:i/>
                </w:rPr>
              </m:ctrlPr>
            </m:fPr>
            <m:num>
              <m:r>
                <w:rPr>
                  <w:rFonts w:ascii="Cambria Math" w:hAnsi="Cambria Math"/>
                </w:rPr>
                <m:t>dN</m:t>
              </m:r>
            </m:num>
            <m:den>
              <m:r>
                <w:rPr>
                  <w:rFonts w:ascii="Cambria Math" w:hAnsi="Cambria Math"/>
                </w:rPr>
                <m:t>dL</m:t>
              </m:r>
            </m:den>
          </m:f>
          <m:r>
            <w:rPr>
              <w:rFonts w:ascii="Cambria Math" w:hAnsi="Cambria Math"/>
            </w:rPr>
            <m:t>= k</m:t>
          </m:r>
          <m:sSup>
            <m:sSupPr>
              <m:ctrlPr>
                <w:rPr>
                  <w:rFonts w:ascii="Cambria Math" w:hAnsi="Cambria Math"/>
                  <w:i/>
                </w:rPr>
              </m:ctrlPr>
            </m:sSupPr>
            <m:e>
              <m:r>
                <w:rPr>
                  <w:rFonts w:ascii="Cambria Math" w:hAnsi="Cambria Math"/>
                </w:rPr>
                <m:t>L</m:t>
              </m:r>
            </m:e>
            <m:sup>
              <m:r>
                <w:rPr>
                  <w:rFonts w:ascii="Cambria Math" w:hAnsi="Cambria Math"/>
                </w:rPr>
                <m:t>a</m:t>
              </m:r>
            </m:sup>
          </m:sSup>
        </m:oMath>
      </m:oMathPara>
    </w:p>
    <w:p w14:paraId="3DA48C92" w14:textId="0DDAB38B" w:rsidR="005F68FB" w:rsidRDefault="005F68FB" w:rsidP="00073778">
      <w:pPr>
        <w:spacing w:before="100" w:beforeAutospacing="1" w:after="100" w:afterAutospacing="1"/>
      </w:pPr>
      <w:r>
        <w:t xml:space="preserve">where is </w:t>
      </w:r>
      <w:r w:rsidRPr="005F68FB">
        <w:rPr>
          <w:i/>
          <w:iCs/>
        </w:rPr>
        <w:t>L</w:t>
      </w:r>
      <w:r>
        <w:t xml:space="preserve"> particle length, </w:t>
      </w:r>
      <w:r w:rsidRPr="005F68FB">
        <w:rPr>
          <w:i/>
          <w:iCs/>
        </w:rPr>
        <w:t>a</w:t>
      </w:r>
      <w:r w:rsidRPr="005F68FB">
        <w:t xml:space="preserve"> </w:t>
      </w:r>
      <w:r>
        <w:t xml:space="preserve">is the differential PSD slope, and </w:t>
      </w:r>
      <w:r w:rsidRPr="005F68FB">
        <w:rPr>
          <w:i/>
          <w:iCs/>
        </w:rPr>
        <w:t>k</w:t>
      </w:r>
      <w:r>
        <w:t xml:space="preserve"> is the scaling coefficient. The predicted number of particles within a size interval [</w:t>
      </w:r>
      <w:r w:rsidRPr="005F68FB">
        <w:rPr>
          <w:i/>
          <w:iCs/>
        </w:rPr>
        <w:t>L</w:t>
      </w:r>
      <w:r w:rsidRPr="005F68FB">
        <w:rPr>
          <w:vertAlign w:val="subscript"/>
        </w:rPr>
        <w:t>1</w:t>
      </w:r>
      <w:r>
        <w:t xml:space="preserve">, </w:t>
      </w:r>
      <w:r w:rsidRPr="005F68FB">
        <w:rPr>
          <w:i/>
          <w:iCs/>
        </w:rPr>
        <w:t>L</w:t>
      </w:r>
      <w:r w:rsidRPr="005F68FB">
        <w:rPr>
          <w:vertAlign w:val="subscript"/>
        </w:rPr>
        <w:t>2</w:t>
      </w:r>
      <w:r>
        <w:t>] is obtained by integrating the differential PSD:</w:t>
      </w:r>
    </w:p>
    <w:p w14:paraId="53B1BA3E" w14:textId="5E855F44" w:rsidR="00F76E19" w:rsidRPr="00073778" w:rsidRDefault="00000000" w:rsidP="00073778">
      <w:pPr>
        <w:spacing w:before="100" w:beforeAutospacing="1" w:after="100" w:afterAutospacing="1"/>
      </w:pPr>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sub>
          </m:sSub>
          <m:r>
            <w:rPr>
              <w:rFonts w:ascii="Cambria Math" w:hAnsi="Cambria Math"/>
            </w:rPr>
            <m:t xml:space="preserve">= </m:t>
          </m:r>
          <m:nary>
            <m:naryPr>
              <m:ctrlPr>
                <w:rPr>
                  <w:rFonts w:ascii="Cambria Math" w:hAnsi="Cambria Math"/>
                  <w:i/>
                </w:rPr>
              </m:ctrlPr>
            </m:naryPr>
            <m:sub>
              <m:sSub>
                <m:sSubPr>
                  <m:ctrlPr>
                    <w:rPr>
                      <w:rFonts w:ascii="Cambria Math" w:hAnsi="Cambria Math"/>
                      <w:i/>
                    </w:rPr>
                  </m:ctrlPr>
                </m:sSubPr>
                <m:e>
                  <m:r>
                    <w:rPr>
                      <w:rFonts w:ascii="Cambria Math" w:hAnsi="Cambria Math"/>
                    </w:rPr>
                    <m:t>L</m:t>
                  </m:r>
                </m:e>
                <m:sub>
                  <m:r>
                    <w:rPr>
                      <w:rFonts w:ascii="Cambria Math" w:hAnsi="Cambria Math"/>
                    </w:rPr>
                    <m:t>1</m:t>
                  </m:r>
                </m:sub>
              </m:sSub>
            </m:sub>
            <m:sup>
              <m:sSub>
                <m:sSubPr>
                  <m:ctrlPr>
                    <w:rPr>
                      <w:rFonts w:ascii="Cambria Math" w:hAnsi="Cambria Math"/>
                      <w:i/>
                    </w:rPr>
                  </m:ctrlPr>
                </m:sSubPr>
                <m:e>
                  <m:r>
                    <w:rPr>
                      <w:rFonts w:ascii="Cambria Math" w:hAnsi="Cambria Math"/>
                    </w:rPr>
                    <m:t>L</m:t>
                  </m:r>
                </m:e>
                <m:sub>
                  <m:r>
                    <w:rPr>
                      <w:rFonts w:ascii="Cambria Math" w:hAnsi="Cambria Math"/>
                    </w:rPr>
                    <m:t>2</m:t>
                  </m:r>
                </m:sub>
              </m:sSub>
            </m:sup>
            <m:e>
              <m:r>
                <w:rPr>
                  <w:rFonts w:ascii="Cambria Math" w:hAnsi="Cambria Math"/>
                </w:rPr>
                <m:t>k</m:t>
              </m:r>
              <m:sSup>
                <m:sSupPr>
                  <m:ctrlPr>
                    <w:rPr>
                      <w:rFonts w:ascii="Cambria Math" w:hAnsi="Cambria Math"/>
                      <w:i/>
                    </w:rPr>
                  </m:ctrlPr>
                </m:sSupPr>
                <m:e>
                  <m:r>
                    <w:rPr>
                      <w:rFonts w:ascii="Cambria Math" w:hAnsi="Cambria Math"/>
                    </w:rPr>
                    <m:t>L</m:t>
                  </m:r>
                </m:e>
                <m:sup>
                  <m:r>
                    <w:rPr>
                      <w:rFonts w:ascii="Cambria Math" w:hAnsi="Cambria Math"/>
                    </w:rPr>
                    <m:t>a</m:t>
                  </m:r>
                </m:sup>
              </m:sSup>
              <m:r>
                <w:rPr>
                  <w:rFonts w:ascii="Cambria Math" w:hAnsi="Cambria Math"/>
                </w:rPr>
                <m:t>dL</m:t>
              </m:r>
            </m:e>
          </m:nary>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a+1</m:t>
                  </m:r>
                </m:den>
              </m:f>
            </m:e>
          </m:d>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a+1</m:t>
                  </m:r>
                </m:sup>
              </m:sSubSup>
              <m:r>
                <w:rPr>
                  <w:rFonts w:ascii="Cambria Math" w:hAnsi="Cambria Math"/>
                </w:rPr>
                <m:t xml:space="preserve">- </m:t>
              </m:r>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a+1</m:t>
                  </m:r>
                </m:sup>
              </m:sSubSup>
            </m:e>
          </m:d>
        </m:oMath>
      </m:oMathPara>
    </w:p>
    <w:p w14:paraId="76CB65DC" w14:textId="14402BC2" w:rsidR="005F68FB" w:rsidRDefault="005F68FB" w:rsidP="00073778">
      <w:pPr>
        <w:spacing w:before="100" w:beforeAutospacing="1" w:after="100" w:afterAutospacing="1"/>
      </w:pPr>
      <w:r>
        <w:t>To rescale a measured concentration to a target size range, we calculated a correction factor (</w:t>
      </w:r>
      <w:r w:rsidRPr="005F68FB">
        <w:rPr>
          <w:i/>
          <w:iCs/>
        </w:rPr>
        <w:t>CF</w:t>
      </w:r>
      <w:r>
        <w:t>) as the ratio of predicted particle abundance over the target size interval to that over the measured size interval:</w:t>
      </w:r>
    </w:p>
    <w:p w14:paraId="54DAB8B8" w14:textId="7FB2D082" w:rsidR="00D013CF" w:rsidRDefault="00D013CF" w:rsidP="00073778">
      <w:pPr>
        <w:spacing w:before="100" w:beforeAutospacing="1" w:after="100" w:afterAutospacing="1"/>
      </w:pPr>
      <m:oMathPara>
        <m:oMath>
          <m:r>
            <w:rPr>
              <w:rFonts w:ascii="Cambria Math" w:hAnsi="Cambria Math"/>
            </w:rPr>
            <m:t>CF =</m:t>
          </m:r>
          <m:f>
            <m:fPr>
              <m:ctrlPr>
                <w:rPr>
                  <w:rFonts w:ascii="Cambria Math" w:hAnsi="Cambria Math"/>
                  <w:i/>
                </w:rPr>
              </m:ctrlPr>
            </m:fPr>
            <m:num>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target,min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target,max</m:t>
                      </m:r>
                    </m:sub>
                  </m:sSub>
                </m:e>
              </m:d>
            </m:num>
            <m:den>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measured,min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measured,max</m:t>
                      </m:r>
                    </m:sub>
                  </m:sSub>
                </m:e>
              </m:d>
            </m:den>
          </m:f>
        </m:oMath>
      </m:oMathPara>
    </w:p>
    <w:p w14:paraId="4122AB0F" w14:textId="2657E8A3" w:rsidR="00A845A9" w:rsidRPr="00D53733" w:rsidRDefault="005F68FB" w:rsidP="00003C75">
      <w:pPr>
        <w:jc w:val="both"/>
        <w:rPr>
          <w:rStyle w:val="Strong"/>
          <w:b w:val="0"/>
          <w:bCs w:val="0"/>
        </w:rPr>
      </w:pPr>
      <w:r>
        <w:t xml:space="preserve">The measured concentration was multiplied by </w:t>
      </w:r>
      <w:r w:rsidRPr="005F68FB">
        <w:rPr>
          <w:i/>
          <w:iCs/>
        </w:rPr>
        <w:t>CF</w:t>
      </w:r>
      <w:r>
        <w:t xml:space="preserve"> to obtain the corresponding concentration over the target size interval. Because the same fitted PSD is integrated in the numerator and denominator, the scaling coefficient </w:t>
      </w:r>
      <w:r w:rsidRPr="005F68FB">
        <w:rPr>
          <w:i/>
          <w:iCs/>
        </w:rPr>
        <w:t>k</w:t>
      </w:r>
      <w:r>
        <w:t xml:space="preserve"> cancels, and the correction factor depends only on the fitted differential slope and specified size limits.</w:t>
      </w:r>
      <w:r w:rsidR="00D41C38">
        <w:t xml:space="preserve"> </w:t>
      </w:r>
      <w:r>
        <w:t>Power-law extrapolation assumes that the fitted relationship extends beyond the empirically supported fitting window. In addition, the upper tail of a C-PSD can deviate from the fitted relationship when rare large particles are insufficiently sampled</w:t>
      </w:r>
      <w:r w:rsidR="00003C75">
        <w:fldChar w:fldCharType="begin"/>
      </w:r>
      <w:r w:rsidR="00003C75">
        <w:instrText xml:space="preserve"> ADDIN ZOTERO_ITEM CSL_CITATION {"citationID":"0qhUIPPN","properties":{"unsorted":false,"formattedCitation":"\\super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rsidR="00003C75">
        <w:fldChar w:fldCharType="separate"/>
      </w:r>
      <w:r w:rsidR="00003C75" w:rsidRPr="00003C75">
        <w:rPr>
          <w:rFonts w:eastAsiaTheme="minorHAnsi"/>
          <w:vertAlign w:val="superscript"/>
          <w14:ligatures w14:val="standardContextual"/>
        </w:rPr>
        <w:t>4</w:t>
      </w:r>
      <w:r w:rsidR="00003C75">
        <w:fldChar w:fldCharType="end"/>
      </w:r>
      <w:r>
        <w:t>. We therefore restricted slope estimation to the empirically supported C-PSD fitting window and evaluated sensitivity to the single-power-law assumption separately</w:t>
      </w:r>
      <w:r w:rsidR="009F0D90">
        <w:t>.</w:t>
      </w:r>
    </w:p>
    <w:p w14:paraId="0105E66F" w14:textId="77777777" w:rsidR="00A845A9" w:rsidRDefault="00A845A9" w:rsidP="00D53733">
      <w:pPr>
        <w:pStyle w:val="pdq2pgselectionanchorcontainer"/>
        <w:spacing w:before="0" w:beforeAutospacing="0" w:after="0" w:afterAutospacing="0"/>
        <w:rPr>
          <w:rStyle w:val="Strong"/>
        </w:rPr>
      </w:pPr>
    </w:p>
    <w:p w14:paraId="33B23DFC" w14:textId="77777777" w:rsidR="00D53733" w:rsidRDefault="00D53733" w:rsidP="00D53733">
      <w:pPr>
        <w:pStyle w:val="pdq2pgselectionanchorcontainer"/>
        <w:spacing w:before="0" w:beforeAutospacing="0" w:after="0" w:afterAutospacing="0"/>
        <w:rPr>
          <w:rStyle w:val="Strong"/>
        </w:rPr>
      </w:pPr>
    </w:p>
    <w:p w14:paraId="73AF190F" w14:textId="57068B53" w:rsidR="009F0D90" w:rsidRPr="001E0D4F" w:rsidRDefault="006979B0" w:rsidP="00D53733">
      <w:pPr>
        <w:pStyle w:val="pdq2pgselectionanchorcontainer"/>
        <w:spacing w:before="0" w:beforeAutospacing="0" w:after="0" w:afterAutospacing="0"/>
        <w:rPr>
          <w:b/>
          <w:bCs/>
          <w:i/>
          <w:iCs/>
        </w:rPr>
      </w:pPr>
      <w:r w:rsidRPr="001E0D4F">
        <w:rPr>
          <w:rStyle w:val="Strong"/>
          <w:b w:val="0"/>
          <w:bCs w:val="0"/>
          <w:i/>
          <w:iCs/>
        </w:rPr>
        <w:t>Extrapolation of measured concentrations</w:t>
      </w:r>
    </w:p>
    <w:p w14:paraId="79E1259E" w14:textId="5C9EF4DA" w:rsidR="00A845A9" w:rsidRDefault="00D53733" w:rsidP="00D41C38">
      <w:pPr>
        <w:pStyle w:val="NormalWeb"/>
        <w:spacing w:before="0" w:beforeAutospacing="0" w:after="0" w:afterAutospacing="0"/>
        <w:ind w:firstLine="720"/>
        <w:jc w:val="both"/>
      </w:pPr>
      <w:r>
        <w:t xml:space="preserve">The microplastic concentration associated with the operational 50-500 µm sampling fraction was rescaled to the full 1-5000 µm size range. The 50-500 µm interval represents the nominal size fraction defined by the stacked sampling sieves rather than a strict bound on measured particle length. </w:t>
      </w:r>
      <w:r w:rsidR="00A845A9">
        <w:t>Specifically, the correction factor</w:t>
      </w:r>
      <w:r>
        <w:t xml:space="preserve"> (</w:t>
      </w:r>
      <w:r w:rsidRPr="00D53733">
        <w:rPr>
          <w:i/>
          <w:iCs/>
        </w:rPr>
        <w:t>CF</w:t>
      </w:r>
      <w:r>
        <w:t>)</w:t>
      </w:r>
      <w:r w:rsidR="00A845A9">
        <w:t xml:space="preserve"> was calculated as the ratio of predicted particle abundance across the target 1</w:t>
      </w:r>
      <w:r>
        <w:t>-</w:t>
      </w:r>
      <w:r w:rsidR="00A845A9">
        <w:t>5000 µm range to predicted abundance across the empirically measured 50</w:t>
      </w:r>
      <w:r>
        <w:t>-</w:t>
      </w:r>
      <w:r w:rsidR="00A845A9">
        <w:t>500 µm range:</w:t>
      </w:r>
    </w:p>
    <w:p w14:paraId="4CA8BD51" w14:textId="1349A06F" w:rsidR="00D53733" w:rsidRDefault="00D53733" w:rsidP="006979B0">
      <w:pPr>
        <w:pStyle w:val="NormalWeb"/>
        <w:rPr>
          <w:rStyle w:val="mord"/>
          <w:i/>
          <w:iCs/>
        </w:rPr>
      </w:pPr>
      <m:oMathPara>
        <m:oMath>
          <m:r>
            <w:rPr>
              <w:rStyle w:val="mord"/>
              <w:rFonts w:ascii="Cambria Math" w:hAnsi="Cambria Math"/>
            </w:rPr>
            <m:t>C</m:t>
          </m:r>
          <m:sSub>
            <m:sSubPr>
              <m:ctrlPr>
                <w:rPr>
                  <w:rStyle w:val="mord"/>
                  <w:rFonts w:ascii="Cambria Math" w:hAnsi="Cambria Math"/>
                  <w:i/>
                  <w:iCs/>
                </w:rPr>
              </m:ctrlPr>
            </m:sSubPr>
            <m:e>
              <m:r>
                <w:rPr>
                  <w:rStyle w:val="mord"/>
                  <w:rFonts w:ascii="Cambria Math" w:hAnsi="Cambria Math"/>
                </w:rPr>
                <m:t>F</m:t>
              </m:r>
            </m:e>
            <m:sub>
              <m:r>
                <w:rPr>
                  <w:rStyle w:val="mord"/>
                  <w:rFonts w:ascii="Cambria Math" w:hAnsi="Cambria Math"/>
                </w:rPr>
                <m:t>50-500 → 1-5000</m:t>
              </m:r>
            </m:sub>
          </m:sSub>
          <m:r>
            <w:rPr>
              <w:rStyle w:val="mord"/>
              <w:rFonts w:ascii="Cambria Math" w:hAnsi="Cambria Math"/>
            </w:rPr>
            <m:t>=</m:t>
          </m:r>
          <m:f>
            <m:fPr>
              <m:ctrlPr>
                <w:rPr>
                  <w:rStyle w:val="mord"/>
                  <w:rFonts w:ascii="Cambria Math" w:hAnsi="Cambria Math"/>
                  <w:i/>
                  <w:iCs/>
                </w:rPr>
              </m:ctrlPr>
            </m:fPr>
            <m:num>
              <m:sSub>
                <m:sSubPr>
                  <m:ctrlPr>
                    <w:rPr>
                      <w:rStyle w:val="mord"/>
                      <w:rFonts w:ascii="Cambria Math" w:hAnsi="Cambria Math"/>
                      <w:i/>
                      <w:iCs/>
                    </w:rPr>
                  </m:ctrlPr>
                </m:sSubPr>
                <m:e>
                  <m:r>
                    <w:rPr>
                      <w:rStyle w:val="mord"/>
                      <w:rFonts w:ascii="Cambria Math" w:hAnsi="Cambria Math"/>
                    </w:rPr>
                    <m:t>N</m:t>
                  </m:r>
                </m:e>
                <m:sub>
                  <m:r>
                    <w:rPr>
                      <w:rStyle w:val="mord"/>
                      <w:rFonts w:ascii="Cambria Math" w:hAnsi="Cambria Math"/>
                    </w:rPr>
                    <m:t>1-5000</m:t>
                  </m:r>
                </m:sub>
              </m:sSub>
            </m:num>
            <m:den>
              <m:sSub>
                <m:sSubPr>
                  <m:ctrlPr>
                    <w:rPr>
                      <w:rStyle w:val="mord"/>
                      <w:rFonts w:ascii="Cambria Math" w:hAnsi="Cambria Math"/>
                      <w:i/>
                      <w:iCs/>
                    </w:rPr>
                  </m:ctrlPr>
                </m:sSubPr>
                <m:e>
                  <m:r>
                    <w:rPr>
                      <w:rStyle w:val="mord"/>
                      <w:rFonts w:ascii="Cambria Math" w:hAnsi="Cambria Math"/>
                    </w:rPr>
                    <m:t>N</m:t>
                  </m:r>
                </m:e>
                <m:sub>
                  <m:r>
                    <w:rPr>
                      <w:rStyle w:val="mord"/>
                      <w:rFonts w:ascii="Cambria Math" w:hAnsi="Cambria Math"/>
                    </w:rPr>
                    <m:t>50-500</m:t>
                  </m:r>
                </m:sub>
              </m:sSub>
            </m:den>
          </m:f>
        </m:oMath>
      </m:oMathPara>
    </w:p>
    <w:p w14:paraId="0235EFD5" w14:textId="3C3B5E98" w:rsidR="006979B0" w:rsidRDefault="006979B0" w:rsidP="006979B0">
      <w:pPr>
        <w:pStyle w:val="NormalWeb"/>
      </w:pPr>
      <w:r>
        <w:t>and the extrapolated concentration as:</w:t>
      </w:r>
    </w:p>
    <w:p w14:paraId="6AFD10FD" w14:textId="1109E2DA" w:rsidR="00A845A9" w:rsidRDefault="00000000" w:rsidP="006979B0">
      <w:pPr>
        <w:pStyle w:val="NormalWeb"/>
      </w:pPr>
      <m:oMathPara>
        <m:oMath>
          <m:sSub>
            <m:sSubPr>
              <m:ctrlPr>
                <w:rPr>
                  <w:rFonts w:ascii="Cambria Math" w:hAnsi="Cambria Math"/>
                  <w:i/>
                </w:rPr>
              </m:ctrlPr>
            </m:sSubPr>
            <m:e>
              <m:r>
                <w:rPr>
                  <w:rFonts w:ascii="Cambria Math" w:hAnsi="Cambria Math"/>
                </w:rPr>
                <m:t>C</m:t>
              </m:r>
            </m:e>
            <m:sub>
              <m:r>
                <w:rPr>
                  <w:rFonts w:ascii="Cambria Math" w:hAnsi="Cambria Math"/>
                </w:rPr>
                <m:t>1-5000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50-500</m:t>
              </m:r>
            </m:sub>
          </m:sSub>
          <m:r>
            <w:rPr>
              <w:rFonts w:ascii="Cambria Math" w:hAnsi="Cambria Math"/>
            </w:rPr>
            <m:t>* C</m:t>
          </m:r>
          <m:sSub>
            <m:sSubPr>
              <m:ctrlPr>
                <w:rPr>
                  <w:rFonts w:ascii="Cambria Math" w:hAnsi="Cambria Math"/>
                  <w:i/>
                </w:rPr>
              </m:ctrlPr>
            </m:sSubPr>
            <m:e>
              <m:r>
                <w:rPr>
                  <w:rFonts w:ascii="Cambria Math" w:hAnsi="Cambria Math"/>
                </w:rPr>
                <m:t>F</m:t>
              </m:r>
            </m:e>
            <m:sub>
              <m:r>
                <w:rPr>
                  <w:rFonts w:ascii="Cambria Math" w:hAnsi="Cambria Math"/>
                </w:rPr>
                <m:t>50-500 → 1-5000</m:t>
              </m:r>
            </m:sub>
          </m:sSub>
        </m:oMath>
      </m:oMathPara>
    </w:p>
    <w:p w14:paraId="76B72658" w14:textId="330E0DFE" w:rsidR="006979B0" w:rsidRDefault="006979B0" w:rsidP="00D41C38">
      <w:pPr>
        <w:pStyle w:val="NormalWeb"/>
        <w:spacing w:before="0" w:beforeAutospacing="0" w:after="0" w:afterAutospacing="0"/>
        <w:jc w:val="both"/>
      </w:pPr>
      <w:r>
        <w:t xml:space="preserve">Because the same fitted PSD is used in the numerator and denominator, the scaling coefficient </w:t>
      </w:r>
      <w:r w:rsidR="00D53733" w:rsidRPr="00D53733">
        <w:rPr>
          <w:i/>
          <w:iCs/>
        </w:rPr>
        <w:t>k</w:t>
      </w:r>
      <w:r w:rsidR="00D53733">
        <w:t xml:space="preserve"> </w:t>
      </w:r>
      <w:r>
        <w:t xml:space="preserve">cancels and the correction factor depends only on the fitted differential slope and the specified size limits. For the pooled river-water C-PSD, the fitted cumulative slope was </w:t>
      </w:r>
      <w:r w:rsidR="00D53733">
        <w:t>-</w:t>
      </w:r>
      <w:r>
        <w:t xml:space="preserve">1.920 ± 0.035 SE and was converted to the corresponding differential slope, </w:t>
      </w:r>
      <w:r w:rsidRPr="006979B0">
        <w:rPr>
          <w:i/>
          <w:iCs/>
        </w:rPr>
        <w:t>a</w:t>
      </w:r>
      <w:r>
        <w:t xml:space="preserve"> = -2.92, following </w:t>
      </w:r>
      <w:r w:rsidRPr="00952CE9">
        <w:rPr>
          <w:i/>
          <w:iCs/>
        </w:rPr>
        <w:t>a</w:t>
      </w:r>
      <w:r>
        <w:t xml:space="preserve"> = </w:t>
      </w:r>
      <w:bookmarkStart w:id="2" w:name="_Hlk239515728"/>
      <w:r w:rsidRPr="006979B0">
        <w:rPr>
          <w:i/>
          <w:iCs/>
        </w:rPr>
        <w:t>a</w:t>
      </w:r>
      <w:r w:rsidR="00D53733">
        <w:rPr>
          <w:rStyle w:val="mord"/>
        </w:rPr>
        <w:t>′</w:t>
      </w:r>
      <w:bookmarkEnd w:id="2"/>
      <w:r>
        <w:t xml:space="preserve"> -1. The approximate 95% confidence limits of the differential slope were calculated as </w:t>
      </w:r>
      <w:r w:rsidRPr="006979B0">
        <w:rPr>
          <w:i/>
          <w:iCs/>
        </w:rPr>
        <w:t>a</w:t>
      </w:r>
      <w:r>
        <w:t xml:space="preserve"> ± 1.96 SE, and each slope limit was propagated independently through the integration to obtain a slope-derived 95% confidence interval for the extrapolated concentration. Because increasingly negative slopes predict progressively greater numbers of small particles, the steeper confidence limit defines the upper concentration bound and the shallower limit defines the lower bound. These bounds quantify uncertainty in the estimated slope but do not incorporate structural uncertainty associated with </w:t>
      </w:r>
      <w:r>
        <w:lastRenderedPageBreak/>
        <w:t>extrapolating a single power law beyond the empirically supported fitting window; model-form uncertainty was evaluated separately using the piecewise sensitivity analysis described below.</w:t>
      </w:r>
    </w:p>
    <w:p w14:paraId="0B3E631B" w14:textId="77777777" w:rsidR="006979B0" w:rsidRDefault="006979B0" w:rsidP="00D41C38"/>
    <w:p w14:paraId="4B4D90CB" w14:textId="77777777" w:rsidR="00D41C38" w:rsidRDefault="00D41C38" w:rsidP="00D41C38"/>
    <w:p w14:paraId="5D900A9B" w14:textId="77777777" w:rsidR="00A55C23" w:rsidRPr="001E0D4F" w:rsidRDefault="00A55C23" w:rsidP="00D41C38">
      <w:pPr>
        <w:outlineLvl w:val="1"/>
        <w:rPr>
          <w:i/>
          <w:iCs/>
        </w:rPr>
      </w:pPr>
      <w:r w:rsidRPr="001E0D4F">
        <w:rPr>
          <w:i/>
          <w:iCs/>
        </w:rPr>
        <w:t>Sensitivity of extrapolation to single- versus piecewise power-law structure</w:t>
      </w:r>
    </w:p>
    <w:p w14:paraId="68220D10" w14:textId="2CBEA874" w:rsidR="00D41C38" w:rsidRPr="00D41C38" w:rsidRDefault="00D41C38" w:rsidP="00D41C38">
      <w:pPr>
        <w:pStyle w:val="pdq2pgselectionanchorcontainer"/>
        <w:spacing w:before="0" w:beforeAutospacing="0" w:after="0" w:afterAutospacing="0"/>
        <w:ind w:firstLine="720"/>
        <w:jc w:val="both"/>
      </w:pPr>
      <w:r w:rsidRPr="00D41C38">
        <w:t xml:space="preserve">The primary PSD extrapolation assumes that a single power law fitted within the empirically supported C-PSD window extends toward smaller, unmeasured particle sizes. However, observed PSDs can also reflect size-dependent environmental transport. </w:t>
      </w:r>
      <w:r w:rsidR="00003C75">
        <w:t>D</w:t>
      </w:r>
      <w:r w:rsidRPr="00D41C38">
        <w:t>ifferences in particle settling and rise velocities can produce different apparent power-law relationships among particle-size classes, even when the underlying particle population follows a single power law</w:t>
      </w:r>
      <w:r w:rsidR="00003C75">
        <w:fldChar w:fldCharType="begin"/>
      </w:r>
      <w:r w:rsidR="00003C75">
        <w:instrText xml:space="preserve"> ADDIN ZOTERO_ITEM CSL_CITATION {"citationID":"qDu4q0bQ","properties":{"unsorted":false,"formattedCitation":"\\super 6\\nosupersub{}","plainCitation":"6","noteIndex":0},"citationItems":[{"id":11737,"uris":["http://zotero.org/users/11732030/items/N39ABP5N"],"itemData":{"id":11737,"type":"article-journal","abstract":"Particle settling and rise velocities play a central role in modeling microplastic (MP) transport, residence times, and distributions in aquatic systems. Recent studies have focused on deriving accurate models for MP settling velocities, but the detailed particle-shape information required is usually unavailable in real-world data. Here, we investigate the relative importance of settling velocity model choice versus particle size and shape information using a previously published laboratory dataset of measured settling velocities for irregular MP fragments. We find that uncertainty in particle geometry dominates model error, while differences between commonly used settling velocity models are comparatively small. Settling and rise velocities vary widely across realistic MP sizes and shapes, which leads to orders-of-magnitude differences in residence times. We show how this differential settling can alter observed particle size distributions: for example, even when the underlying fragmentation spectrum follows a power law, we find separate power-law exponents for large and small particles due to differential vertical transport. Our results imply that improving geometric characterization of particles is more critical for modeling vertical transport than further refinement of settling formulas, and that commonly used power-law extrapolations across size classes may be physically inconsistent. These findings have direct implications for interpreting MP observations and for the harmonization and risk-assessment frameworks that rely on size-distribution corrections.","container-title":"Environmental Research Communications","DOI":"10.1088/2515-7620/ae76df","ISSN":"2515-7620","issue":"6","journalAbbreviation":"Environ. Res. Commun.","language":"en","page":"065061","publisher":"IOP Publishing","source":"Institute of Physics","title":"How size-dependent settling can both bias and inform microplastics observations","volume":"8","author":[{"family":"Hoffman","given":"Matthew J"},{"family":"DiBenedetto","given":"Michelle H"}],"issued":{"date-parts":[["2026",6]]}}}],"schema":"https://github.com/citation-style-language/schema/raw/master/csl-citation.json"} </w:instrText>
      </w:r>
      <w:r w:rsidR="00003C75">
        <w:fldChar w:fldCharType="separate"/>
      </w:r>
      <w:r w:rsidR="00003C75" w:rsidRPr="00003C75">
        <w:rPr>
          <w:rFonts w:eastAsiaTheme="minorHAnsi"/>
          <w:vertAlign w:val="superscript"/>
          <w14:ligatures w14:val="standardContextual"/>
        </w:rPr>
        <w:t>6</w:t>
      </w:r>
      <w:r w:rsidR="00003C75">
        <w:fldChar w:fldCharType="end"/>
      </w:r>
      <w:r w:rsidRPr="00D41C38">
        <w:t>. Because the transition between transport regimes depends on particle properties and local flow conditions rather than a universal particle-size threshold, extrapolation across substantially different size classes may be sensitive to the assumption of a single PSD exponent. We therefore evaluated a two-segment power-law model as a structural sensitivity analysis.</w:t>
      </w:r>
    </w:p>
    <w:p w14:paraId="7D5C2049" w14:textId="6DD938C6" w:rsidR="00D41C38" w:rsidRPr="00D41C38" w:rsidRDefault="00D41C38" w:rsidP="00D41C38">
      <w:pPr>
        <w:pStyle w:val="NormalWeb"/>
        <w:spacing w:before="0" w:beforeAutospacing="0" w:after="0" w:afterAutospacing="0"/>
        <w:ind w:firstLine="720"/>
        <w:jc w:val="both"/>
      </w:pPr>
      <w:r w:rsidRPr="00D41C38">
        <w:t xml:space="preserve">The piecewise model was fitted to the same C-PSD window selected for the primary single-slope model; the LOD/window-selection procedure was not repeated. Candidate breakpoints were evaluated at bin edges within this window, with at least three bins required on each side. For each candidate breakpoint, an ordinary least-squares model was fitted to log10 cumulative particle abundance as a function of log10 particle length, segment (fine versus coarse), and their interaction, allowing independent slopes on either side of the breakpoint. The breakpoint yielding the minimum </w:t>
      </w:r>
      <w:bookmarkStart w:id="3" w:name="_Hlk239500463"/>
      <w:r w:rsidRPr="00D41C38">
        <w:t xml:space="preserve">Akaike Information Criterion </w:t>
      </w:r>
      <w:bookmarkEnd w:id="3"/>
      <w:r w:rsidRPr="00D41C38">
        <w:t>(AIC)</w:t>
      </w:r>
      <w:r w:rsidR="00003C75">
        <w:fldChar w:fldCharType="begin"/>
      </w:r>
      <w:r w:rsidR="00003C75">
        <w:instrText xml:space="preserve"> ADDIN ZOTERO_ITEM CSL_CITATION {"citationID":"CT3LfXlR","properties":{"unsorted":false,"formattedCitation":"\\super 7\\nosupersub{}","plainCitation":"7","noteIndex":0},"citationItems":[{"id":5848,"uris":["http://zotero.org/users/11732030/items/UCFKW4G6"],"itemData":{"id":5848,"type":"article-journal","abstract":"Akaike's information criterion (AIC) is increas- ingly being used in analyses in the field of ecology. This measure allows one to compare and rank multiple competing models and to estimate which of them best approximates the “true” process underlying the biological phenomenon under study. Behavioural ecologists have been slow to adopt this statistical tool, perhaps because of unfounded fears regarding the complexity of the technique. Here, we provide, using recent examples from the behavioural ecology literature, a simple introductory guide to AIC: what it is, how and when to apply it and what it achieves. We discuss multimodel inference using AIC—a procedure which should be used where no one model is strongly supported. Finally, we highlight a few of the pitfalls and problems that can be encountered by novice practitioners.","container-title":"Behavioral Ecology and Sociobiology","DOI":"10.1007/s00265-010-1037-6","ISSN":"03405443","issue":"1","note":"ISBN: 0340-5443","page":"13–21","PMID":"3532","title":"A brief guide to model selection, multimodel inference and model averaging in behavioural ecology using Akaike's information criterion","volume":"65","author":[{"family":"Symonds","given":"Matthew R E"},{"family":"Moussalli","given":"Adnan"}],"issued":{"date-parts":[["2011"]]}}}],"schema":"https://github.com/citation-style-language/schema/raw/master/csl-citation.json"} </w:instrText>
      </w:r>
      <w:r w:rsidR="00003C75">
        <w:fldChar w:fldCharType="separate"/>
      </w:r>
      <w:r w:rsidR="00003C75" w:rsidRPr="00003C75">
        <w:rPr>
          <w:rFonts w:eastAsiaTheme="minorHAnsi"/>
          <w:vertAlign w:val="superscript"/>
          <w14:ligatures w14:val="standardContextual"/>
        </w:rPr>
        <w:t>7</w:t>
      </w:r>
      <w:r w:rsidR="00003C75">
        <w:fldChar w:fldCharType="end"/>
      </w:r>
      <w:r w:rsidRPr="00D41C38">
        <w:t xml:space="preserve"> was retained.</w:t>
      </w:r>
    </w:p>
    <w:p w14:paraId="524F8BED" w14:textId="77777777" w:rsidR="00D41C38" w:rsidRDefault="00D41C38" w:rsidP="00D41C38">
      <w:pPr>
        <w:pStyle w:val="NormalWeb"/>
      </w:pPr>
      <w:r>
        <w:t>Support for the piecewise relative to the single-slope model was evaluated as:</w:t>
      </w:r>
    </w:p>
    <w:p w14:paraId="51980436" w14:textId="427ECF8E" w:rsidR="0097243E" w:rsidRPr="00A55C23" w:rsidRDefault="0097243E" w:rsidP="00A55C23">
      <w:pPr>
        <w:spacing w:before="100" w:beforeAutospacing="1" w:after="100" w:afterAutospacing="1"/>
      </w:pPr>
      <m:oMathPara>
        <m:oMath>
          <m:r>
            <m:rPr>
              <m:sty m:val="p"/>
            </m:rPr>
            <w:rPr>
              <w:rFonts w:ascii="Cambria Math" w:hAnsi="Cambria Math"/>
            </w:rPr>
            <m:t>Δ</m:t>
          </m:r>
          <m:r>
            <w:rPr>
              <w:rFonts w:ascii="Cambria Math" w:hAnsi="Cambria Math"/>
            </w:rPr>
            <m:t>AIC = AI</m:t>
          </m:r>
          <m:sSub>
            <m:sSubPr>
              <m:ctrlPr>
                <w:rPr>
                  <w:rFonts w:ascii="Cambria Math" w:hAnsi="Cambria Math"/>
                  <w:i/>
                </w:rPr>
              </m:ctrlPr>
            </m:sSubPr>
            <m:e>
              <m:r>
                <w:rPr>
                  <w:rFonts w:ascii="Cambria Math" w:hAnsi="Cambria Math"/>
                </w:rPr>
                <m:t>C</m:t>
              </m:r>
            </m:e>
            <m:sub>
              <m:r>
                <w:rPr>
                  <w:rFonts w:ascii="Cambria Math" w:hAnsi="Cambria Math"/>
                </w:rPr>
                <m:t>piecewise</m:t>
              </m:r>
            </m:sub>
          </m:sSub>
          <m:r>
            <w:rPr>
              <w:rFonts w:ascii="Cambria Math" w:hAnsi="Cambria Math"/>
            </w:rPr>
            <m:t>- AI</m:t>
          </m:r>
          <m:sSub>
            <m:sSubPr>
              <m:ctrlPr>
                <w:rPr>
                  <w:rFonts w:ascii="Cambria Math" w:hAnsi="Cambria Math"/>
                  <w:i/>
                </w:rPr>
              </m:ctrlPr>
            </m:sSubPr>
            <m:e>
              <m:r>
                <w:rPr>
                  <w:rFonts w:ascii="Cambria Math" w:hAnsi="Cambria Math"/>
                </w:rPr>
                <m:t>C</m:t>
              </m:r>
            </m:e>
            <m:sub>
              <m:r>
                <w:rPr>
                  <w:rFonts w:ascii="Cambria Math" w:hAnsi="Cambria Math"/>
                </w:rPr>
                <m:t>single</m:t>
              </m:r>
            </m:sub>
          </m:sSub>
        </m:oMath>
      </m:oMathPara>
    </w:p>
    <w:p w14:paraId="2029C9F7" w14:textId="7D93E66A" w:rsidR="00D41C38" w:rsidRDefault="00D41C38" w:rsidP="00957360">
      <w:pPr>
        <w:pStyle w:val="pdq2pgselectionanchorcontainer"/>
        <w:spacing w:before="0" w:beforeAutospacing="0" w:after="0" w:afterAutospacing="0"/>
        <w:ind w:firstLine="720"/>
        <w:jc w:val="both"/>
      </w:pPr>
      <w:r>
        <w:t>Negative ΔAIC values therefore indicate greater support for the piecewise model, whereas positive values favor the single-slope model. Because both models were fitted over the same C-PSD window, this comparison isolates the effect of allowing the PSD slope to change without introducing differences in fitting-window selection.</w:t>
      </w:r>
    </w:p>
    <w:p w14:paraId="7E35C665" w14:textId="3DEA632E" w:rsidR="00D41C38" w:rsidRDefault="00D41C38" w:rsidP="00957360">
      <w:pPr>
        <w:pStyle w:val="NormalWeb"/>
        <w:spacing w:before="0" w:beforeAutospacing="0" w:after="0" w:afterAutospacing="0"/>
        <w:ind w:firstLine="720"/>
        <w:jc w:val="both"/>
      </w:pPr>
      <w:r>
        <w:t xml:space="preserve">For concentration rescaling under the piecewise model, the fine- and coarse-size power laws were integrated separately using the power-law integration described </w:t>
      </w:r>
      <w:r w:rsidR="00003C75">
        <w:t>above</w:t>
      </w:r>
      <w:r>
        <w:t>. The coarse-segment scaling coefficient was adjusted to maintain continuity of the differential PSD at the fitted breakpoint. Size intervals spanning the breakpoint were divided into fine and coarse portions, integrated separately, and summed. The resulting piecewise correction factor was compared with the primary single-slope correction factor to quantify the sensitivity of extrapolated concentrations to PSD model form.</w:t>
      </w:r>
    </w:p>
    <w:p w14:paraId="0FBFF8CB" w14:textId="0F31848D" w:rsidR="00214705" w:rsidRDefault="00214705" w:rsidP="00957360">
      <w:pPr>
        <w:pStyle w:val="NormalWeb"/>
        <w:spacing w:before="0" w:beforeAutospacing="0" w:after="0" w:afterAutospacing="0"/>
        <w:ind w:firstLine="720"/>
        <w:jc w:val="both"/>
      </w:pPr>
      <w:r>
        <w:t xml:space="preserve">The piecewise model produced a substantially smaller correction factor than the single-slope model because the fitted fine-particle slope was shallower than the coarse-particle slope. For river water, the correction factor decreased from 22,465 under the single-slope model to 2,403 under the piecewise model, a 9.3-fold reduction (piecewise/single-slope ratio = 0.107). These values demonstrate that extrapolated abundance is highly sensitive to the assumed PSD structure; however, the direction of this sensitivity should not be interpreted as universal. Independent field observations have demonstrated that single-power-law extrapolation can also underestimate smaller particles. In the St. Louis Estuary, for example, single-power-law extrapolation predicted 1.3–12 particles L⁻¹ over 5–5000 µm, whereas flow cytometry measured 600–1600 particles L⁻¹ </w:t>
      </w:r>
      <w:r>
        <w:lastRenderedPageBreak/>
        <w:t>in the same system</w:t>
      </w:r>
      <w:r>
        <w:fldChar w:fldCharType="begin"/>
      </w:r>
      <w:r>
        <w:instrText xml:space="preserve"> ADDIN ZOTERO_ITEM CSL_CITATION {"citationID":"pdEUSuqz","properties":{"unsorted":false,"formattedCitation":"\\super 8\\nosupersub{}","plainCitation":"8","noteIndex":0},"citationItems":[{"id":11739,"uris":["http://zotero.org/users/11732030/items/U6Q22SM5"],"itemData":{"id":11739,"type":"article-journal","abstract":"Identifying the sources\nand fate of microplastics in\nnatural systems\nhas garnered a great deal of attention because of their implications for ecosystem health. This work characterizes the size fraction, morphology, color, and polymer composition of microplastics in western Lake Superior and its adjacent harbor sampled in August and September 2021. The results reveal that the overall microplastic counts are similar, with the harbor stations ranging from 0.62 to 3.32 microplastics per liter and the lake stations ranged from 0.83 to 1.4 microplastics per liter. However, meaningful differences between the sample locations can be seen in the size fraction trends and polymer composition. Namely, the harbor samples had relatively larger amounts of the largest size fraction and more diversity of polymer types, which can be attributed to the urbanized activity and shorter water residence time. Power law size distribution modeling reveals deviations that help in the understanding of potential sources and removal mechanisms, although it significantly underpredicts microplastic counts for smaller-sized particles (5–45 μm), as determined by comparison with\nconcurrently collected microplastic samples enumerated by Nile Red staining and flow cytometry.","container-title":"Environmental Science &amp; Technology","DOI":"10.1021/acs.est.3c10776","ISSN":"0013-936X","issue":"19","journalAbbreviation":"Environ. Sci. Technol.","page":"8480-8489","source":"Silverchair","title":"Size Distributions of Microplastics in the St Louis Estuary and Western Lake Superior","volume":"58","author":[{"family":"Thomas","given":"Ariyah"},{"family":"Marchand","given":"Joseph"},{"family":"Schwoerer","given":"Guenter D."},{"family":"Minor","given":"Elizabeth C."},{"family":"Maurer-Jones","given":"Melissa A."}],"issued":{"date-parts":[["2024",5,2]]}}}],"schema":"https://github.com/citation-style-language/schema/raw/master/csl-citation.json"} </w:instrText>
      </w:r>
      <w:r>
        <w:fldChar w:fldCharType="separate"/>
      </w:r>
      <w:r w:rsidRPr="00214705">
        <w:rPr>
          <w:rFonts w:eastAsiaTheme="minorHAnsi"/>
          <w:vertAlign w:val="superscript"/>
          <w14:ligatures w14:val="standardContextual"/>
        </w:rPr>
        <w:t>8</w:t>
      </w:r>
      <w:r>
        <w:fldChar w:fldCharType="end"/>
      </w:r>
      <w:r>
        <w:t>. Similarly, size-aligned 1–5000 µm concentrations were, on average, approximately 600-fold greater than concentrations estimated by single-slope extrapolation</w:t>
      </w:r>
      <w:r>
        <w:fldChar w:fldCharType="begin"/>
      </w:r>
      <w:r>
        <w:instrText xml:space="preserve"> ADDIN ZOTERO_ITEM CSL_CITATION {"citationID":"SWgcJhmp","properties":{"unsorted":false,"formattedCitation":"\\super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fldChar w:fldCharType="separate"/>
      </w:r>
      <w:r w:rsidRPr="00214705">
        <w:rPr>
          <w:rFonts w:eastAsiaTheme="minorHAnsi"/>
          <w:vertAlign w:val="superscript"/>
          <w14:ligatures w14:val="standardContextual"/>
        </w:rPr>
        <w:t>4</w:t>
      </w:r>
      <w:r>
        <w:fldChar w:fldCharType="end"/>
      </w:r>
      <w:r>
        <w:t>. Thus, the piecewise analysis is interpreted as a test of model-form sensitivity rather than evidence that the piecewise estimate necessarily represents a lower or more accurate concentration.</w:t>
      </w:r>
    </w:p>
    <w:p w14:paraId="78E40F62" w14:textId="77777777" w:rsidR="00401A50" w:rsidRDefault="00401A50"/>
    <w:p w14:paraId="093D82B2" w14:textId="77777777" w:rsidR="00401A50" w:rsidRDefault="00401A50"/>
    <w:p w14:paraId="3FC40EA7" w14:textId="2B3E732A" w:rsidR="009F0D90" w:rsidRPr="001E0D4F" w:rsidRDefault="009F0D90" w:rsidP="00D41C38">
      <w:pPr>
        <w:outlineLvl w:val="1"/>
        <w:rPr>
          <w:i/>
          <w:iCs/>
        </w:rPr>
      </w:pPr>
      <w:r w:rsidRPr="001E0D4F">
        <w:rPr>
          <w:i/>
          <w:iCs/>
        </w:rPr>
        <w:t xml:space="preserve">Comparison with published </w:t>
      </w:r>
      <w:r w:rsidR="001E0D4F">
        <w:rPr>
          <w:i/>
          <w:iCs/>
        </w:rPr>
        <w:t>PSDs</w:t>
      </w:r>
    </w:p>
    <w:p w14:paraId="344709BB" w14:textId="76F69F25" w:rsidR="00D41C38" w:rsidRPr="00D41C38" w:rsidRDefault="00D41C38" w:rsidP="00D41C38">
      <w:pPr>
        <w:pStyle w:val="pdq2pgselectionanchorcontainer"/>
        <w:spacing w:before="0" w:beforeAutospacing="0" w:after="0" w:afterAutospacing="0"/>
        <w:ind w:firstLine="720"/>
        <w:jc w:val="both"/>
      </w:pPr>
      <w:r w:rsidRPr="00D41C38">
        <w:t>We benchmarked fitted PSD slopes from Monterey Bay rivers against selected published microplastic PSD estimates to place the observed distributions in a broader environmental context. This comparison was targeted rather than intended as a systematic review and was designed to span complementary approaches to microplastic sampling and PSD characterization. Sources included particle-resolved µFTIR measurements of Dutch river suspended solids</w:t>
      </w:r>
      <w:r w:rsidR="00003C75">
        <w:fldChar w:fldCharType="begin"/>
      </w:r>
      <w:r w:rsidR="00214705">
        <w:instrText xml:space="preserve"> ADDIN ZOTERO_ITEM CSL_CITATION {"citationID":"21TBtC4X","properties":{"unsorted":false,"formattedCitation":"\\super 9\\nosupersub{}","plainCitation":"9","noteIndex":0},"citationItems":[{"id":11732,"uris":["http://zotero.org/users/11732030/items/UKNLLT6M"],"itemData":{"id":11732,"type":"article-journal","abstract":"Spectroscopic detection methods are considered the gold standard in microplastic research, but they are not yet fully standardized. Results, such as numerical concentrations from different studies, are often reported and compared without considering all the relevant factors during the analysis process that may influence these concentrations. For the first time, we quantify the influence of both the sieve mesh sizes used during laboratory microplastic extraction and the choice of objective (4×, 15×, or 25× magnification) in μFTIR analysis on microplastics number and mass concentrations in suspended solids samples from two Dutch rivers. A high-resolution μFTIR objective and thus lower size detection limit enhances the detection of particles just above this limit, thereby increasing the total number of detected particles. Size distributions captured with a 4× objective (20.6 μm pixel resolution) differed significantly from those with a 15× (5.5 μm) and 25× objective (3.3 μm), while the results for the 15× and 25× objectives were more comparable. Using the 15× objective appears to be a reasonable choice, as lowering the detection limit further would only marginally improve results while significantly increasing workload. During extraction, sieves with mesh sizes of 20 μm and 5 μm did not produce sharp size cut-offs. By applying cascade filtration, it was possible to determine whether the actual size boundaries of the retained particles matched these nominal limits. Our findings indicate that 14–38 % of the particles are nominally either too large or too small to be retained by a given sieve mesh size. Due to negligible differences for polymer type and size distributions found on the 20 and 5 μm sieves, the 20 μm sieve is recommended for an improved time efficiency in microplastic analysis. To further improve comparability across studies, we recommend expanding datasets as measured here so that read-across techniques can be developed, allowing conversion between the diverse resolutions and mesh sizes applied.","container-title":"Talanta","DOI":"10.1016/j.talanta.2025.128417","ISSN":"0039-9140","journalAbbreviation":"Talanta","page":"128417","source":"ScienceDirect","title":"Implications of method- and instrument-based size detection limits in μFTIR-based microplastic analysis","volume":"296","author":[{"family":"Wang","given":"Siting"},{"family":"Mintenig","given":"Svenja M."},{"family":"Wu","given":"Jing"},{"family":"Koelmans","given":"Albert A."}],"issued":{"date-parts":[["2026",1,1]]}}}],"schema":"https://github.com/citation-style-language/schema/raw/master/csl-citation.json"} </w:instrText>
      </w:r>
      <w:r w:rsidR="00003C75">
        <w:fldChar w:fldCharType="separate"/>
      </w:r>
      <w:r w:rsidR="00214705" w:rsidRPr="00214705">
        <w:rPr>
          <w:rFonts w:eastAsiaTheme="minorHAnsi"/>
          <w:vertAlign w:val="superscript"/>
          <w14:ligatures w14:val="standardContextual"/>
        </w:rPr>
        <w:t>9</w:t>
      </w:r>
      <w:r w:rsidR="00003C75">
        <w:fldChar w:fldCharType="end"/>
      </w:r>
      <w:r w:rsidRPr="00D41C38">
        <w:t>, environmental C-PSD reference values and the MPSizeBase compilation</w:t>
      </w:r>
      <w:r w:rsidR="00923241">
        <w:fldChar w:fldCharType="begin"/>
      </w:r>
      <w:r w:rsidR="00923241">
        <w:instrText xml:space="preserve"> ADDIN ZOTERO_ITEM CSL_CITATION {"citationID":"Vm7lRbRW","properties":{"unsorted":false,"formattedCitation":"\\super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rsidR="00923241">
        <w:fldChar w:fldCharType="separate"/>
      </w:r>
      <w:r w:rsidR="00923241" w:rsidRPr="00923241">
        <w:rPr>
          <w:rFonts w:eastAsiaTheme="minorHAnsi"/>
          <w:vertAlign w:val="superscript"/>
          <w14:ligatures w14:val="standardContextual"/>
        </w:rPr>
        <w:t>4</w:t>
      </w:r>
      <w:r w:rsidR="00923241">
        <w:fldChar w:fldCharType="end"/>
      </w:r>
      <w:r w:rsidRPr="00D41C38">
        <w:t>, high-resolution particle-resolved observations reported</w:t>
      </w:r>
      <w:r w:rsidR="00923241">
        <w:t xml:space="preserve"> by ref.</w:t>
      </w:r>
      <w:r w:rsidR="00923241">
        <w:fldChar w:fldCharType="begin"/>
      </w:r>
      <w:r w:rsidR="00923241">
        <w:instrText xml:space="preserve"> ADDIN ZOTERO_ITEM CSL_CITATION {"citationID":"U3oD3WU8","properties":{"unsorted":false,"formattedCitation":"\\super 3\\nosupersub{}","plainCitation":"3","noteIndex":0},"citationItems":[{"id":975,"uris":["http://zotero.org/users/11732030/items/GC3QCJLW"],"itemData":{"id":975,"type":"article-journal","abstract":"Understanding the multidimensionality of microplastics is essential for a realistic assessment of the risks these particles pose to the environment and human health. Here, we capture size, shape, area, polymer, volume and mass characteristics of &gt;60,000 individual microplastic particles as continuous distributions. Particles originate from samples taken from different aquatic compartments, including surface water and sediments from the marine and freshwater environment, waste water effluents, and freshwater organisms. Data were obtained using state-of-the-art FTIR-imaging, using the same automated imaging post-processing software. We introduce a workflow with two quality criteria that assure minimum data quality loss due to volumetric and filter area subsampling. We find that probability density functions (PDFs) for particle length follow power law distributions, with median slopes ranging from 2.2 for marine surface water to 3.1 for biota samples, and that these slopes were compartment-specific. Polymer-specific PDFs for particle length demonstrated significant differences in slopes among polymers, hinting at polymer specific sources, removal or fragmentation processes. Furthermore, we provide PDFs for particle width, width to length ratio, area, specific surface area, volume and mass distributions and propose how these can represent the full diversity of toxicologically relevant dose metrics required for the assessment of microplastic risks.","container-title":"Water Research","DOI":"10.1016/j.watres.2021.117429","ISSN":"18792448","issue":"July","PMID":"34304075","publisher":"Elsevier Ltd","title":"Characterizing the multidimensionality of microplastics across environmental compartments","volume":"202","author":[{"family":"Kooi","given":"Merel"},{"family":"Primpke","given":"Sebastian"},{"family":"Mintenig","given":"Svenja M."},{"family":"Lorenz","given":"Claudia"},{"family":"Gerdts","given":"Gunnar"},{"family":"Koelmans","given":"Albert A."}],"issued":{"date-parts":[["2021"]]}}}],"schema":"https://github.com/citation-style-language/schema/raw/master/csl-citation.json"} </w:instrText>
      </w:r>
      <w:r w:rsidR="00923241">
        <w:fldChar w:fldCharType="separate"/>
      </w:r>
      <w:r w:rsidR="00923241" w:rsidRPr="00923241">
        <w:rPr>
          <w:rFonts w:eastAsiaTheme="minorHAnsi"/>
          <w:vertAlign w:val="superscript"/>
          <w14:ligatures w14:val="standardContextual"/>
        </w:rPr>
        <w:t>3</w:t>
      </w:r>
      <w:r w:rsidR="00923241">
        <w:fldChar w:fldCharType="end"/>
      </w:r>
      <w:r w:rsidRPr="00D41C38">
        <w:t xml:space="preserve">, and a mesh-based literature synthesis </w:t>
      </w:r>
      <w:r w:rsidR="00923241">
        <w:t>from ref.</w:t>
      </w:r>
      <w:r w:rsidR="00923241">
        <w:fldChar w:fldCharType="begin"/>
      </w:r>
      <w:r w:rsidR="00214705">
        <w:instrText xml:space="preserve"> ADDIN ZOTERO_ITEM CSL_CITATION {"citationID":"DlGF57NP","properties":{"unsorted":false,"formattedCitation":"\\super 10\\nosupersub{}","plainCitation":"10","noteIndex":0},"citationItems":[{"id":11734,"uris":["http://zotero.org/users/11732030/items/SXENKMCH"],"itemData":{"id":11734,"type":"article-journal","abstract":"Accurate quantification of microplastic (MP) abundance in aquatic environments is critical for understanding their ecological and health impacts. However, the reliability and comparability of reported MP concentrations are frequently undermined by methodological inconsistencies between studies, particularly differences in sampling mesh size and protocols. Conventional correction approaches, such as empirical or power-law based models, often fail to adequately capture the complex effects of mesh aperture, particle size, shape variability, and deformability on sampling outcomes, leading to persistent systematic underestimation and limiting cross-study integration. In this work, we develop a physically-based mesh selectivity correction model that mechanistically accounts for the probabilistic retention of MPs as a function of sampling setting, particle size, morphological heterogeneity, and deformation behavior in the effective size range of 10–5000 μm. By simulating the detailed capture process across a range of mesh sizes and particle properties, our model establishes a direct, physically interpretable link between environmental MP characteristics and their observed field abundances, thereby enabling reliable adjustment and standardization of MP abundance data obtained from diverse sampling protocols. Model validation against multiple published datasets demonstrates that our approach can increase the mean estimation accuracy by up to 70.6% and decrease the mean logarithmic error by 83.7%, which substantially reduces systematic underestimation compared to existing empirical and power-law corrections. By enabling rigorous correction and unification of MP data across studies, this framework advances the standardization and comparability of global MP monitoring efforts, supporting more accurate quantitative assessments and risk evaluations across diverse aquatic systems.","container-title":"Water Research","DOI":"10.1016/j.watres.2026.125833","ISSN":"0043-1354","journalAbbreviation":"Water Research","page":"125833","source":"ScienceDirect","title":"Physically-based mesh selectivity correction model for standardized microplastic abundance estimates in aquatic environment","volume":"299","author":[{"family":"Zhao","given":"Bu"},{"family":"Richardson","given":"Ruth E."},{"family":"Huang","given":"Yilin"},{"family":"You","given":"Fengqi"}],"issued":{"date-parts":[["2026",7,1]]}}}],"schema":"https://github.com/citation-style-language/schema/raw/master/csl-citation.json"} </w:instrText>
      </w:r>
      <w:r w:rsidR="00923241">
        <w:fldChar w:fldCharType="separate"/>
      </w:r>
      <w:r w:rsidR="00214705" w:rsidRPr="00214705">
        <w:rPr>
          <w:rFonts w:eastAsiaTheme="minorHAnsi"/>
          <w:vertAlign w:val="superscript"/>
          <w14:ligatures w14:val="standardContextual"/>
        </w:rPr>
        <w:t>10</w:t>
      </w:r>
      <w:r w:rsidR="00923241">
        <w:fldChar w:fldCharType="end"/>
      </w:r>
      <w:r w:rsidRPr="00D41C38">
        <w:t>.</w:t>
      </w:r>
    </w:p>
    <w:p w14:paraId="5A314A83" w14:textId="77777777" w:rsidR="00D41C38" w:rsidRDefault="00D41C38" w:rsidP="00D41C38">
      <w:pPr>
        <w:pStyle w:val="NormalWeb"/>
        <w:spacing w:before="0" w:beforeAutospacing="0" w:after="0" w:afterAutospacing="0"/>
        <w:ind w:firstLine="720"/>
        <w:jc w:val="both"/>
      </w:pPr>
      <w:r w:rsidRPr="00D41C38">
        <w:t>Published slopes were taken as reported rather than independently re-estimated from underlying particle observations. Because studies expressed PSD slopes using different conventions, values were converted where necessary to the common signed differential-slope convention (</w:t>
      </w:r>
      <w:r w:rsidRPr="00D41C38">
        <w:rPr>
          <w:i/>
          <w:iCs/>
        </w:rPr>
        <w:t>a</w:t>
      </w:r>
      <w:r w:rsidRPr="00D41C38">
        <w:t>) used in this study. Positive power-law exponents were converted to the corresponding negative differential PSD exponent as appropriate.</w:t>
      </w:r>
    </w:p>
    <w:p w14:paraId="31F87E96" w14:textId="4CF4D4DE" w:rsidR="00D41C38" w:rsidRDefault="00D41C38" w:rsidP="00D41C38">
      <w:pPr>
        <w:pStyle w:val="NormalWeb"/>
        <w:spacing w:before="0" w:beforeAutospacing="0" w:after="0" w:afterAutospacing="0"/>
        <w:ind w:firstLine="720"/>
        <w:jc w:val="both"/>
      </w:pPr>
      <w:r>
        <w:t xml:space="preserve">For the expanded comparison shown </w:t>
      </w:r>
      <w:r w:rsidRPr="00D41C38">
        <w:rPr>
          <w:highlight w:val="yellow"/>
        </w:rPr>
        <w:t>in Fig. SX,</w:t>
      </w:r>
      <w:r>
        <w:t xml:space="preserve"> individual ocean PSD slopes were obtained from the MPSizeBase supplementary dataset</w:t>
      </w:r>
      <w:r w:rsidR="00923241">
        <w:fldChar w:fldCharType="begin"/>
      </w:r>
      <w:r w:rsidR="00923241">
        <w:instrText xml:space="preserve"> ADDIN ZOTERO_ITEM CSL_CITATION {"citationID":"VPB02tRr","properties":{"unsorted":false,"formattedCitation":"\\super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rsidR="00923241">
        <w:fldChar w:fldCharType="separate"/>
      </w:r>
      <w:r w:rsidR="00923241" w:rsidRPr="00923241">
        <w:rPr>
          <w:rFonts w:eastAsiaTheme="minorHAnsi"/>
          <w:vertAlign w:val="superscript"/>
          <w14:ligatures w14:val="standardContextual"/>
        </w:rPr>
        <w:t>4</w:t>
      </w:r>
      <w:r w:rsidR="00923241">
        <w:fldChar w:fldCharType="end"/>
      </w:r>
      <w:r>
        <w:t xml:space="preserve">. These values represent PSDs from the studies compiled in MPSizeBase and were not independently re-derived from the primary datasets. </w:t>
      </w:r>
      <w:r w:rsidR="00923241">
        <w:t>That</w:t>
      </w:r>
      <w:r>
        <w:t xml:space="preserve"> compilation included 81 published PSDs and reported mean differential slopes of -1.86 ± 0.36 for fibers and -2.66 ± 0.68 for fragments. These morphology-specific differences were considered when comparing Monterey Bay river PSDs with published environmental distributions.</w:t>
      </w:r>
    </w:p>
    <w:p w14:paraId="3E0E15AE" w14:textId="77777777" w:rsidR="00CE4C2A" w:rsidRDefault="00CE4C2A"/>
    <w:p w14:paraId="6700F7A5" w14:textId="77777777" w:rsidR="00CE4C2A" w:rsidRDefault="00CE4C2A"/>
    <w:p w14:paraId="6EB9C98C" w14:textId="77777777" w:rsidR="00CE4C2A" w:rsidRDefault="00CE4C2A"/>
    <w:p w14:paraId="1057E9B9" w14:textId="77777777" w:rsidR="00CE4C2A" w:rsidRDefault="00CE4C2A"/>
    <w:p w14:paraId="4671E2C3" w14:textId="77777777" w:rsidR="00303528" w:rsidRDefault="00303528"/>
    <w:p w14:paraId="3BAA4680" w14:textId="77777777" w:rsidR="00303528" w:rsidRDefault="00303528"/>
    <w:p w14:paraId="7A3D9FC0" w14:textId="59908145" w:rsidR="00303528" w:rsidRDefault="00303528"/>
    <w:p w14:paraId="0729B2C5" w14:textId="77777777" w:rsidR="00940F5B" w:rsidRDefault="00940F5B" w:rsidP="00303528">
      <w:pPr>
        <w:rPr>
          <w:b/>
          <w:bCs/>
        </w:rPr>
      </w:pPr>
    </w:p>
    <w:p w14:paraId="72A61E50" w14:textId="77777777" w:rsidR="00940F5B" w:rsidRDefault="00940F5B" w:rsidP="00303528">
      <w:pPr>
        <w:rPr>
          <w:b/>
          <w:bCs/>
        </w:rPr>
      </w:pPr>
    </w:p>
    <w:p w14:paraId="2704B68C" w14:textId="77777777" w:rsidR="00940F5B" w:rsidRDefault="00940F5B" w:rsidP="00303528">
      <w:pPr>
        <w:rPr>
          <w:b/>
          <w:bCs/>
        </w:rPr>
      </w:pPr>
      <w:r>
        <w:rPr>
          <w:b/>
          <w:bCs/>
        </w:rPr>
        <w:br w:type="page"/>
      </w:r>
    </w:p>
    <w:p w14:paraId="33385A48" w14:textId="1D9CE4DD" w:rsidR="00940F5B" w:rsidRDefault="00940F5B" w:rsidP="00303528">
      <w:pPr>
        <w:rPr>
          <w:b/>
          <w:bCs/>
        </w:rPr>
      </w:pPr>
      <w:r>
        <w:rPr>
          <w:b/>
          <w:bCs/>
        </w:rPr>
        <w:lastRenderedPageBreak/>
        <w:t>Supplementary Figures</w:t>
      </w:r>
    </w:p>
    <w:p w14:paraId="6B2D9A82" w14:textId="404522CD" w:rsidR="00940F5B" w:rsidRDefault="00940F5B" w:rsidP="00303528">
      <w:pPr>
        <w:rPr>
          <w:b/>
          <w:bCs/>
        </w:rPr>
      </w:pPr>
      <w:r>
        <w:rPr>
          <w:rFonts w:ascii="Arial" w:hAnsi="Arial" w:cs="Arial"/>
          <w:noProof/>
          <w:color w:val="000000"/>
          <w:sz w:val="22"/>
          <w:szCs w:val="22"/>
        </w:rPr>
        <w:drawing>
          <wp:anchor distT="0" distB="0" distL="114300" distR="114300" simplePos="0" relativeHeight="251658240" behindDoc="0" locked="0" layoutInCell="1" allowOverlap="1" wp14:anchorId="2506CF35" wp14:editId="4EA49DC2">
            <wp:simplePos x="0" y="0"/>
            <wp:positionH relativeFrom="column">
              <wp:posOffset>0</wp:posOffset>
            </wp:positionH>
            <wp:positionV relativeFrom="paragraph">
              <wp:posOffset>220980</wp:posOffset>
            </wp:positionV>
            <wp:extent cx="5943600" cy="4242435"/>
            <wp:effectExtent l="0" t="0" r="0" b="0"/>
            <wp:wrapTopAndBottom/>
            <wp:docPr id="106568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24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00679C" w14:textId="53BE66DD" w:rsidR="00303528" w:rsidRDefault="00B8206C" w:rsidP="00303528">
      <w:pPr>
        <w:rPr>
          <w:b/>
          <w:bCs/>
        </w:rPr>
      </w:pPr>
      <w:r w:rsidRPr="00B8206C">
        <w:rPr>
          <w:b/>
          <w:bCs/>
        </w:rPr>
        <w:t>Fig. SX.</w:t>
      </w:r>
      <w:r>
        <w:t xml:space="preserve"> </w:t>
      </w:r>
      <w:r w:rsidR="00B270B1">
        <w:t xml:space="preserve">Visal of </w:t>
      </w:r>
      <w:r w:rsidR="00B270B1">
        <w:sym w:font="Symbol" w:char="F06D"/>
      </w:r>
      <w:r w:rsidR="00B270B1">
        <w:t>FTIR analytical workflow</w:t>
      </w:r>
    </w:p>
    <w:p w14:paraId="4E446FA4" w14:textId="77777777" w:rsidR="00303528" w:rsidRDefault="00303528" w:rsidP="00303528">
      <w:pPr>
        <w:rPr>
          <w:b/>
          <w:bCs/>
        </w:rPr>
      </w:pPr>
    </w:p>
    <w:p w14:paraId="531B3D50" w14:textId="77777777" w:rsidR="00303528" w:rsidRDefault="00303528" w:rsidP="00303528">
      <w:pPr>
        <w:rPr>
          <w:b/>
          <w:bCs/>
        </w:rPr>
      </w:pPr>
    </w:p>
    <w:p w14:paraId="30E74938" w14:textId="77777777" w:rsidR="00401A50" w:rsidRDefault="00401A50" w:rsidP="00401A50">
      <w:pPr>
        <w:rPr>
          <w:b/>
          <w:bCs/>
        </w:rPr>
      </w:pPr>
      <w:r w:rsidRPr="006934B1">
        <w:rPr>
          <w:b/>
          <w:bCs/>
          <w:noProof/>
        </w:rPr>
        <w:lastRenderedPageBreak/>
        <w:drawing>
          <wp:inline distT="0" distB="0" distL="0" distR="0" wp14:anchorId="356E7FE7" wp14:editId="6B2D9E0D">
            <wp:extent cx="5943600" cy="3566160"/>
            <wp:effectExtent l="0" t="0" r="0" b="2540"/>
            <wp:docPr id="36780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05688" name=""/>
                    <pic:cNvPicPr/>
                  </pic:nvPicPr>
                  <pic:blipFill>
                    <a:blip r:embed="rId8"/>
                    <a:stretch>
                      <a:fillRect/>
                    </a:stretch>
                  </pic:blipFill>
                  <pic:spPr>
                    <a:xfrm>
                      <a:off x="0" y="0"/>
                      <a:ext cx="5943600" cy="3566160"/>
                    </a:xfrm>
                    <a:prstGeom prst="rect">
                      <a:avLst/>
                    </a:prstGeom>
                  </pic:spPr>
                </pic:pic>
              </a:graphicData>
            </a:graphic>
          </wp:inline>
        </w:drawing>
      </w:r>
    </w:p>
    <w:p w14:paraId="33F0BC24" w14:textId="1BC2BC30" w:rsidR="00401A50" w:rsidRPr="00E03FD1" w:rsidRDefault="00401A50" w:rsidP="00401A50">
      <w:r w:rsidRPr="00E03FD1">
        <w:rPr>
          <w:b/>
          <w:bCs/>
        </w:rPr>
        <w:t>Figure SX</w:t>
      </w:r>
      <w:r>
        <w:rPr>
          <w:b/>
          <w:bCs/>
        </w:rPr>
        <w:t xml:space="preserve">. </w:t>
      </w:r>
      <w:r w:rsidRPr="000D4202">
        <w:t>C-PSD</w:t>
      </w:r>
      <w:r>
        <w:t xml:space="preserve"> power law fits for particle lengths for different matrices (colored points/lines) for single-slope (left panel) vs two-segment fits (right panel). Particle length (x-axis, um) and relative abundance (y-axis) are both log-transformed. Vertical dashed lines indicate LOD bounds for each of the fit regression lines.</w:t>
      </w:r>
    </w:p>
    <w:p w14:paraId="2F01F2C2" w14:textId="77777777" w:rsidR="00DD69A0" w:rsidRDefault="00DD69A0" w:rsidP="00303528">
      <w:pPr>
        <w:rPr>
          <w:b/>
          <w:bCs/>
        </w:rPr>
      </w:pPr>
    </w:p>
    <w:p w14:paraId="62E972D5" w14:textId="77777777" w:rsidR="00401A50" w:rsidRDefault="00401A50" w:rsidP="00303528">
      <w:pPr>
        <w:rPr>
          <w:b/>
          <w:bCs/>
        </w:rPr>
      </w:pPr>
    </w:p>
    <w:p w14:paraId="18789401" w14:textId="77777777" w:rsidR="00DD69A0" w:rsidRDefault="00DD69A0" w:rsidP="00303528">
      <w:pPr>
        <w:rPr>
          <w:b/>
          <w:bCs/>
        </w:rPr>
      </w:pPr>
    </w:p>
    <w:p w14:paraId="24A86423" w14:textId="77777777" w:rsidR="00DD69A0" w:rsidRDefault="00DD69A0" w:rsidP="00DD69A0">
      <w:r w:rsidRPr="0024512B">
        <w:rPr>
          <w:noProof/>
        </w:rPr>
        <w:lastRenderedPageBreak/>
        <w:drawing>
          <wp:inline distT="0" distB="0" distL="0" distR="0" wp14:anchorId="52E87372" wp14:editId="3AA1C1CB">
            <wp:extent cx="4572000" cy="5029200"/>
            <wp:effectExtent l="0" t="0" r="0" b="0"/>
            <wp:docPr id="27217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75937" name=""/>
                    <pic:cNvPicPr/>
                  </pic:nvPicPr>
                  <pic:blipFill>
                    <a:blip r:embed="rId9"/>
                    <a:stretch>
                      <a:fillRect/>
                    </a:stretch>
                  </pic:blipFill>
                  <pic:spPr>
                    <a:xfrm>
                      <a:off x="0" y="0"/>
                      <a:ext cx="4572000" cy="5029200"/>
                    </a:xfrm>
                    <a:prstGeom prst="rect">
                      <a:avLst/>
                    </a:prstGeom>
                  </pic:spPr>
                </pic:pic>
              </a:graphicData>
            </a:graphic>
          </wp:inline>
        </w:drawing>
      </w:r>
    </w:p>
    <w:p w14:paraId="6B1655DA" w14:textId="18BA4A18" w:rsidR="00DD69A0" w:rsidRPr="00D76498" w:rsidRDefault="00DD69A0" w:rsidP="00DD69A0">
      <w:r w:rsidRPr="00940F5B">
        <w:rPr>
          <w:b/>
          <w:bCs/>
        </w:rPr>
        <w:t>Figure SX</w:t>
      </w:r>
      <w:r>
        <w:t>.</w:t>
      </w:r>
      <w:r w:rsidRPr="00D76498">
        <w:rPr>
          <w:rFonts w:ascii="Consolas" w:hAnsi="Consolas"/>
          <w:color w:val="3D3826"/>
          <w:sz w:val="21"/>
          <w:szCs w:val="21"/>
        </w:rPr>
        <w:t xml:space="preserve"> </w:t>
      </w:r>
      <w:r w:rsidRPr="00D76498">
        <w:t>Buoyant-polymer (PP + PE) fraction by matrix and river depth stratum, with binomial 95% Cis</w:t>
      </w:r>
      <w:r>
        <w:t>.</w:t>
      </w:r>
    </w:p>
    <w:p w14:paraId="034261A3" w14:textId="77777777" w:rsidR="00DD69A0" w:rsidRDefault="00DD69A0" w:rsidP="00303528">
      <w:pPr>
        <w:rPr>
          <w:b/>
          <w:bCs/>
        </w:rPr>
      </w:pPr>
    </w:p>
    <w:p w14:paraId="067B6385" w14:textId="77777777" w:rsidR="00303528" w:rsidRDefault="00303528" w:rsidP="00303528">
      <w:pPr>
        <w:rPr>
          <w:b/>
          <w:bCs/>
        </w:rPr>
      </w:pPr>
    </w:p>
    <w:p w14:paraId="70F4CA4C" w14:textId="77777777" w:rsidR="00577044" w:rsidRDefault="00577044" w:rsidP="00303528">
      <w:pPr>
        <w:rPr>
          <w:b/>
          <w:bCs/>
        </w:rPr>
      </w:pPr>
    </w:p>
    <w:p w14:paraId="02F4F012" w14:textId="77777777" w:rsidR="00577044" w:rsidRDefault="00577044" w:rsidP="00577044"/>
    <w:p w14:paraId="09AA8E27" w14:textId="77777777" w:rsidR="00577044" w:rsidRDefault="00577044" w:rsidP="00577044">
      <w:pPr>
        <w:rPr>
          <w:ins w:id="4" w:author="Coffin, Scott@OEHHA" w:date="2026-08-25T17:45:00Z" w16du:dateUtc="2026-08-26T00:45:00Z"/>
        </w:rPr>
      </w:pPr>
      <w:commentRangeStart w:id="5"/>
      <w:commentRangeStart w:id="6"/>
      <w:r w:rsidRPr="0024512B">
        <w:rPr>
          <w:noProof/>
        </w:rPr>
        <w:lastRenderedPageBreak/>
        <w:drawing>
          <wp:inline distT="0" distB="0" distL="0" distR="0" wp14:anchorId="2DEFFD63" wp14:editId="6AD88638">
            <wp:extent cx="5943600" cy="3962400"/>
            <wp:effectExtent l="0" t="0" r="0" b="0"/>
            <wp:docPr id="6278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3451" name=""/>
                    <pic:cNvPicPr/>
                  </pic:nvPicPr>
                  <pic:blipFill>
                    <a:blip r:embed="rId10"/>
                    <a:stretch>
                      <a:fillRect/>
                    </a:stretch>
                  </pic:blipFill>
                  <pic:spPr>
                    <a:xfrm>
                      <a:off x="0" y="0"/>
                      <a:ext cx="5943600" cy="3962400"/>
                    </a:xfrm>
                    <a:prstGeom prst="rect">
                      <a:avLst/>
                    </a:prstGeom>
                  </pic:spPr>
                </pic:pic>
              </a:graphicData>
            </a:graphic>
          </wp:inline>
        </w:drawing>
      </w:r>
    </w:p>
    <w:p w14:paraId="6F1C16B4" w14:textId="3DB9273A" w:rsidR="00577044" w:rsidRDefault="00577044" w:rsidP="00577044">
      <w:pPr>
        <w:rPr>
          <w:ins w:id="7" w:author="Coffin, Scott@OEHHA" w:date="2026-08-25T17:45:00Z" w16du:dateUtc="2026-08-26T00:45:00Z"/>
        </w:rPr>
      </w:pPr>
      <w:ins w:id="8" w:author="Coffin, Scott@OEHHA" w:date="2026-08-26T11:33:00Z" w16du:dateUtc="2026-08-26T18:33:00Z">
        <w:r w:rsidRPr="0073452B">
          <w:rPr>
            <w:b/>
            <w:bCs/>
            <w:rPrChange w:id="9" w:author="Coffin, Scott@OEHHA" w:date="2026-08-26T11:33:00Z" w16du:dateUtc="2026-08-26T18:33:00Z">
              <w:rPr/>
            </w:rPrChange>
          </w:rPr>
          <w:t>Figure SX</w:t>
        </w:r>
        <w:r>
          <w:t xml:space="preserve">. </w:t>
        </w:r>
      </w:ins>
      <w:ins w:id="10" w:author="Coffin, Scott@OEHHA" w:date="2026-08-25T17:45:00Z" w16du:dateUtc="2026-08-26T00:45:00Z">
        <w:r w:rsidRPr="00D8395C">
          <w:t>C-PSD power-law fits by matrix</w:t>
        </w:r>
      </w:ins>
      <w:ins w:id="11" w:author="Coffin, Scott@OEHHA" w:date="2026-08-26T11:34:00Z" w16du:dateUtc="2026-08-26T18:34:00Z">
        <w:r>
          <w:t xml:space="preserve">/location (color) x particle </w:t>
        </w:r>
      </w:ins>
      <w:ins w:id="12" w:author="Coffin, Scott@OEHHA" w:date="2026-08-25T17:45:00Z" w16du:dateUtc="2026-08-26T00:45:00Z">
        <w:r w:rsidRPr="00D8395C">
          <w:t>shape</w:t>
        </w:r>
      </w:ins>
      <w:ins w:id="13" w:author="Coffin, Scott@OEHHA" w:date="2026-08-26T11:34:00Z" w16du:dateUtc="2026-08-26T18:34:00Z">
        <w:r>
          <w:t xml:space="preserve"> (y-axis facet) x</w:t>
        </w:r>
      </w:ins>
      <w:ins w:id="14" w:author="Coffin, Scott@OEHHA" w:date="2026-08-26T11:35:00Z" w16du:dateUtc="2026-08-26T18:35:00Z">
        <w:r>
          <w:t xml:space="preserve"> particle </w:t>
        </w:r>
      </w:ins>
      <w:ins w:id="15" w:author="Coffin, Scott@OEHHA" w:date="2026-08-26T11:36:00Z" w16du:dateUtc="2026-08-26T18:36:00Z">
        <w:r>
          <w:t>attribute</w:t>
        </w:r>
      </w:ins>
      <w:ins w:id="16" w:author="Coffin, Scott@OEHHA" w:date="2026-08-26T11:35:00Z" w16du:dateUtc="2026-08-26T18:35:00Z">
        <w:r>
          <w:t xml:space="preserve"> (x-axis facet)</w:t>
        </w:r>
      </w:ins>
      <w:ins w:id="17" w:author="Coffin, Scott@OEHHA" w:date="2026-08-25T17:45:00Z" w16du:dateUtc="2026-08-26T00:45:00Z">
        <w:r w:rsidRPr="00D8395C">
          <w:t xml:space="preserve"> with fitted LOD windows</w:t>
        </w:r>
      </w:ins>
      <w:ins w:id="18" w:author="Coffin, Scott@OEHHA" w:date="2026-08-26T11:35:00Z" w16du:dateUtc="2026-08-26T18:35:00Z">
        <w:r>
          <w:t xml:space="preserve"> (darker points and regression lines)</w:t>
        </w:r>
      </w:ins>
      <w:ins w:id="19" w:author="Coffin, Scott@OEHHA" w:date="2026-08-25T17:45:00Z" w16du:dateUtc="2026-08-26T00:45:00Z">
        <w:r w:rsidRPr="00D8395C">
          <w:t>.</w:t>
        </w:r>
      </w:ins>
      <w:ins w:id="20" w:author="Coffin, Scott@OEHHA" w:date="2026-08-26T11:35:00Z" w16du:dateUtc="2026-08-26T18:35:00Z">
        <w:r>
          <w:t xml:space="preserve"> Relative bin abu</w:t>
        </w:r>
      </w:ins>
      <w:ins w:id="21" w:author="Coffin, Scott@OEHHA" w:date="2026-08-26T11:36:00Z" w16du:dateUtc="2026-08-26T18:36:00Z">
        <w:r>
          <w:t>ndance is on the y-axis, with size on x-axis (units depend on each particle attribute). Both axes are log10 scale.</w:t>
        </w:r>
      </w:ins>
      <w:commentRangeEnd w:id="5"/>
      <w:r w:rsidR="00940F5B">
        <w:rPr>
          <w:rStyle w:val="CommentReference"/>
          <w:sz w:val="24"/>
          <w:szCs w:val="24"/>
        </w:rPr>
        <w:commentReference w:id="5"/>
      </w:r>
      <w:commentRangeEnd w:id="6"/>
      <w:r w:rsidR="00CF5754">
        <w:rPr>
          <w:rStyle w:val="CommentReference"/>
          <w:sz w:val="24"/>
          <w:szCs w:val="24"/>
        </w:rPr>
        <w:commentReference w:id="6"/>
      </w:r>
    </w:p>
    <w:p w14:paraId="239FF27E" w14:textId="77777777" w:rsidR="00577044" w:rsidRDefault="00577044" w:rsidP="00577044">
      <w:pPr>
        <w:rPr>
          <w:b/>
          <w:bCs/>
        </w:rPr>
      </w:pPr>
    </w:p>
    <w:p w14:paraId="4A2680BF" w14:textId="77777777" w:rsidR="00577044" w:rsidRPr="00B964F5" w:rsidRDefault="00577044" w:rsidP="00577044">
      <w:pPr>
        <w:ind w:firstLine="720"/>
        <w:rPr>
          <w:ins w:id="22" w:author="Coffin, Scott@OEHHA" w:date="2026-08-26T11:51:00Z"/>
        </w:rPr>
      </w:pPr>
    </w:p>
    <w:p w14:paraId="42260956" w14:textId="77777777" w:rsidR="00577044" w:rsidRDefault="00577044" w:rsidP="00577044">
      <w:pPr>
        <w:ind w:firstLine="720"/>
      </w:pPr>
    </w:p>
    <w:p w14:paraId="4840FBF0" w14:textId="77777777" w:rsidR="00577044" w:rsidRDefault="00577044" w:rsidP="00577044">
      <w:pPr>
        <w:ind w:firstLine="720"/>
      </w:pPr>
    </w:p>
    <w:p w14:paraId="000DFBE9" w14:textId="77777777" w:rsidR="00577044" w:rsidRDefault="00577044" w:rsidP="00577044">
      <w:pPr>
        <w:ind w:firstLine="720"/>
      </w:pPr>
      <w:commentRangeStart w:id="23"/>
      <w:commentRangeStart w:id="24"/>
      <w:r w:rsidRPr="006934B1">
        <w:rPr>
          <w:noProof/>
        </w:rPr>
        <w:lastRenderedPageBreak/>
        <w:drawing>
          <wp:inline distT="0" distB="0" distL="0" distR="0" wp14:anchorId="0FA20895" wp14:editId="563007BB">
            <wp:extent cx="5943600" cy="3962400"/>
            <wp:effectExtent l="0" t="0" r="0" b="0"/>
            <wp:docPr id="52265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55530" name=""/>
                    <pic:cNvPicPr/>
                  </pic:nvPicPr>
                  <pic:blipFill>
                    <a:blip r:embed="rId15"/>
                    <a:stretch>
                      <a:fillRect/>
                    </a:stretch>
                  </pic:blipFill>
                  <pic:spPr>
                    <a:xfrm>
                      <a:off x="0" y="0"/>
                      <a:ext cx="5943600" cy="3962400"/>
                    </a:xfrm>
                    <a:prstGeom prst="rect">
                      <a:avLst/>
                    </a:prstGeom>
                  </pic:spPr>
                </pic:pic>
              </a:graphicData>
            </a:graphic>
          </wp:inline>
        </w:drawing>
      </w:r>
    </w:p>
    <w:p w14:paraId="3385C554" w14:textId="0322B1DE" w:rsidR="00577044" w:rsidRPr="00E03FD1" w:rsidRDefault="00577044" w:rsidP="00577044">
      <w:r w:rsidRPr="00E03FD1">
        <w:rPr>
          <w:b/>
          <w:bCs/>
        </w:rPr>
        <w:t>Figure SX</w:t>
      </w:r>
      <w:r>
        <w:rPr>
          <w:b/>
          <w:bCs/>
        </w:rPr>
        <w:t xml:space="preserve">. </w:t>
      </w:r>
      <w:r w:rsidRPr="000D4202">
        <w:t>C-PSD</w:t>
      </w:r>
      <w:r>
        <w:t xml:space="preserve"> power law fits by particle attribute (x-axis facet) by river (x-axis labels) with points representing median fit values and error bars corresponding to 95% CI’s. Only power law fits for all shapes combined are shown.</w:t>
      </w:r>
      <w:commentRangeEnd w:id="23"/>
      <w:r w:rsidR="00940F5B" w:rsidRPr="00E03FD1">
        <w:rPr>
          <w:rStyle w:val="CommentReference"/>
          <w:sz w:val="24"/>
          <w:szCs w:val="24"/>
        </w:rPr>
        <w:commentReference w:id="23"/>
      </w:r>
      <w:commentRangeEnd w:id="24"/>
      <w:r w:rsidR="00AE0373" w:rsidRPr="00E03FD1">
        <w:rPr>
          <w:rStyle w:val="CommentReference"/>
          <w:sz w:val="24"/>
          <w:szCs w:val="24"/>
        </w:rPr>
        <w:commentReference w:id="24"/>
      </w:r>
    </w:p>
    <w:p w14:paraId="2FEF1B3E" w14:textId="77777777" w:rsidR="00577044" w:rsidRDefault="00577044" w:rsidP="00303528">
      <w:pPr>
        <w:rPr>
          <w:b/>
          <w:bCs/>
        </w:rPr>
      </w:pPr>
    </w:p>
    <w:p w14:paraId="5533EA73" w14:textId="77777777" w:rsidR="00937F4C" w:rsidRDefault="00937F4C" w:rsidP="00937F4C">
      <w:r w:rsidRPr="0024512B">
        <w:rPr>
          <w:noProof/>
        </w:rPr>
        <w:lastRenderedPageBreak/>
        <w:drawing>
          <wp:inline distT="0" distB="0" distL="0" distR="0" wp14:anchorId="3DD141C2" wp14:editId="1FD48160">
            <wp:extent cx="5943600" cy="3566160"/>
            <wp:effectExtent l="0" t="0" r="0" b="2540"/>
            <wp:docPr id="79117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73003" name=""/>
                    <pic:cNvPicPr/>
                  </pic:nvPicPr>
                  <pic:blipFill>
                    <a:blip r:embed="rId16"/>
                    <a:stretch>
                      <a:fillRect/>
                    </a:stretch>
                  </pic:blipFill>
                  <pic:spPr>
                    <a:xfrm>
                      <a:off x="0" y="0"/>
                      <a:ext cx="5943600" cy="3566160"/>
                    </a:xfrm>
                    <a:prstGeom prst="rect">
                      <a:avLst/>
                    </a:prstGeom>
                  </pic:spPr>
                </pic:pic>
              </a:graphicData>
            </a:graphic>
          </wp:inline>
        </w:drawing>
      </w:r>
    </w:p>
    <w:p w14:paraId="43B625B4" w14:textId="423BA144" w:rsidR="00937F4C" w:rsidRDefault="00937F4C" w:rsidP="00940F5B">
      <w:pPr>
        <w:jc w:val="both"/>
      </w:pPr>
      <w:r w:rsidRPr="00940F5B">
        <w:rPr>
          <w:b/>
          <w:bCs/>
        </w:rPr>
        <w:t>Figure SX.</w:t>
      </w:r>
      <w:r>
        <w:t xml:space="preserve"> P</w:t>
      </w:r>
      <w:r w:rsidRPr="00D87981">
        <w:t>article-length PSD slopes (</w:t>
      </w:r>
      <w:r w:rsidR="00940F5B" w:rsidRPr="00940F5B">
        <w:rPr>
          <w:i/>
          <w:iCs/>
        </w:rPr>
        <w:t>a</w:t>
      </w:r>
      <w:r w:rsidR="00940F5B">
        <w:t>)</w:t>
      </w:r>
      <w:r w:rsidRPr="00D87981">
        <w:t>, this study vs. published literature</w:t>
      </w:r>
      <w:r>
        <w:t>. F</w:t>
      </w:r>
      <w:r w:rsidRPr="00D87981">
        <w:t>its by shape (fragment/fiber/all) and by individual river site</w:t>
      </w:r>
      <w:r>
        <w:t>s are labels, with point estimates and corresponding 95% CIs. While</w:t>
      </w:r>
      <w:r w:rsidR="00940F5B">
        <w:t xml:space="preserve"> refs.</w:t>
      </w:r>
      <w:r w:rsidR="00940F5B">
        <w:fldChar w:fldCharType="begin"/>
      </w:r>
      <w:r w:rsidR="00940F5B">
        <w:instrText xml:space="preserve"> ADDIN ZOTERO_ITEM CSL_CITATION {"citationID":"Nvpyc2VL","properties":{"unsorted":false,"formattedCitation":"\\super 3,9,10\\nosupersub{}","plainCitation":"3,9,10","noteIndex":0},"citationItems":[{"id":975,"uris":["http://zotero.org/users/11732030/items/GC3QCJLW"],"itemData":{"id":975,"type":"article-journal","abstract":"Understanding the multidimensionality of microplastics is essential for a realistic assessment of the risks these particles pose to the environment and human health. Here, we capture size, shape, area, polymer, volume and mass characteristics of &gt;60,000 individual microplastic particles as continuous distributions. Particles originate from samples taken from different aquatic compartments, including surface water and sediments from the marine and freshwater environment, waste water effluents, and freshwater organisms. Data were obtained using state-of-the-art FTIR-imaging, using the same automated imaging post-processing software. We introduce a workflow with two quality criteria that assure minimum data quality loss due to volumetric and filter area subsampling. We find that probability density functions (PDFs) for particle length follow power law distributions, with median slopes ranging from 2.2 for marine surface water to 3.1 for biota samples, and that these slopes were compartment-specific. Polymer-specific PDFs for particle length demonstrated significant differences in slopes among polymers, hinting at polymer specific sources, removal or fragmentation processes. Furthermore, we provide PDFs for particle width, width to length ratio, area, specific surface area, volume and mass distributions and propose how these can represent the full diversity of toxicologically relevant dose metrics required for the assessment of microplastic risks.","container-title":"Water Research","DOI":"10.1016/j.watres.2021.117429","ISSN":"18792448","issue":"July","PMID":"34304075","publisher":"Elsevier Ltd","title":"Characterizing the multidimensionality of microplastics across environmental compartments","volume":"202","author":[{"family":"Kooi","given":"Merel"},{"family":"Primpke","given":"Sebastian"},{"family":"Mintenig","given":"Svenja M."},{"family":"Lorenz","given":"Claudia"},{"family":"Gerdts","given":"Gunnar"},{"family":"Koelmans","given":"Albert A."}],"issued":{"date-parts":[["2021"]]}}},{"id":11732,"uris":["http://zotero.org/users/11732030/items/UKNLLT6M"],"itemData":{"id":11732,"type":"article-journal","abstract":"Spectroscopic detection methods are considered the gold standard in microplastic research, but they are not yet fully standardized. Results, such as numerical concentrations from different studies, are often reported and compared without considering all the relevant factors during the analysis process that may influence these concentrations. For the first time, we quantify the influence of both the sieve mesh sizes used during laboratory microplastic extraction and the choice of objective (4×, 15×, or 25× magnification) in μFTIR analysis on microplastics number and mass concentrations in suspended solids samples from two Dutch rivers. A high-resolution μFTIR objective and thus lower size detection limit enhances the detection of particles just above this limit, thereby increasing the total number of detected particles. Size distributions captured with a 4× objective (20.6 μm pixel resolution) differed significantly from those with a 15× (5.5 μm) and 25× objective (3.3 μm), while the results for the 15× and 25× objectives were more comparable. Using the 15× objective appears to be a reasonable choice, as lowering the detection limit further would only marginally improve results while significantly increasing workload. During extraction, sieves with mesh sizes of 20 μm and 5 μm did not produce sharp size cut-offs. By applying cascade filtration, it was possible to determine whether the actual size boundaries of the retained particles matched these nominal limits. Our findings indicate that 14–38 % of the particles are nominally either too large or too small to be retained by a given sieve mesh size. Due to negligible differences for polymer type and size distributions found on the 20 and 5 μm sieves, the 20 μm sieve is recommended for an improved time efficiency in microplastic analysis. To further improve comparability across studies, we recommend expanding datasets as measured here so that read-across techniques can be developed, allowing conversion between the diverse resolutions and mesh sizes applied.","container-title":"Talanta","DOI":"10.1016/j.talanta.2025.128417","ISSN":"0039-9140","journalAbbreviation":"Talanta","page":"128417","source":"ScienceDirect","title":"Implications of method- and instrument-based size detection limits in μFTIR-based microplastic analysis","volume":"296","author":[{"family":"Wang","given":"Siting"},{"family":"Mintenig","given":"Svenja M."},{"family":"Wu","given":"Jing"},{"family":"Koelmans","given":"Albert A."}],"issued":{"date-parts":[["2026",1,1]]}}},{"id":11734,"uris":["http://zotero.org/users/11732030/items/SXENKMCH"],"itemData":{"id":11734,"type":"article-journal","abstract":"Accurate quantification of microplastic (MP) abundance in aquatic environments is critical for understanding their ecological and health impacts. However, the reliability and comparability of reported MP concentrations are frequently undermined by methodological inconsistencies between studies, particularly differences in sampling mesh size and protocols. Conventional correction approaches, such as empirical or power-law based models, often fail to adequately capture the complex effects of mesh aperture, particle size, shape variability, and deformability on sampling outcomes, leading to persistent systematic underestimation and limiting cross-study integration. In this work, we develop a physically-based mesh selectivity correction model that mechanistically accounts for the probabilistic retention of MPs as a function of sampling setting, particle size, morphological heterogeneity, and deformation behavior in the effective size range of 10–5000 μm. By simulating the detailed capture process across a range of mesh sizes and particle properties, our model establishes a direct, physically interpretable link between environmental MP characteristics and their observed field abundances, thereby enabling reliable adjustment and standardization of MP abundance data obtained from diverse sampling protocols. Model validation against multiple published datasets demonstrates that our approach can increase the mean estimation accuracy by up to 70.6% and decrease the mean logarithmic error by 83.7%, which substantially reduces systematic underestimation compared to existing empirical and power-law corrections. By enabling rigorous correction and unification of MP data across studies, this framework advances the standardization and comparability of global MP monitoring efforts, supporting more accurate quantitative assessments and risk evaluations across diverse aquatic systems.","container-title":"Water Research","DOI":"10.1016/j.watres.2026.125833","ISSN":"0043-1354","journalAbbreviation":"Water Research","page":"125833","source":"ScienceDirect","title":"Physically-based mesh selectivity correction model for standardized microplastic abundance estimates in aquatic environment","volume":"299","author":[{"family":"Zhao","given":"Bu"},{"family":"Richardson","given":"Ruth E."},{"family":"Huang","given":"Yilin"},{"family":"You","given":"Fengqi"}],"issued":{"date-parts":[["2026",7,1]]}}}],"schema":"https://github.com/citation-style-language/schema/raw/master/csl-citation.json"} </w:instrText>
      </w:r>
      <w:r w:rsidR="00940F5B">
        <w:fldChar w:fldCharType="separate"/>
      </w:r>
      <w:r w:rsidR="00940F5B" w:rsidRPr="00940F5B">
        <w:rPr>
          <w:rFonts w:eastAsiaTheme="minorHAnsi"/>
          <w:vertAlign w:val="superscript"/>
          <w14:ligatures w14:val="standardContextual"/>
        </w:rPr>
        <w:t>3,9,10</w:t>
      </w:r>
      <w:r w:rsidR="00940F5B">
        <w:fldChar w:fldCharType="end"/>
      </w:r>
      <w:r>
        <w:t xml:space="preserve"> used different power law fitting algorithms to this study, </w:t>
      </w:r>
      <w:r w:rsidR="00940F5B">
        <w:t>ref.</w:t>
      </w:r>
      <w:r w:rsidR="00940F5B">
        <w:fldChar w:fldCharType="begin"/>
      </w:r>
      <w:r w:rsidR="00940F5B">
        <w:instrText xml:space="preserve"> ADDIN ZOTERO_ITEM CSL_CITATION {"citationID":"OumEDRbc","properties":{"unsorted":false,"formattedCitation":"\\super 4\\nosupersub{}","plainCitation":"4","noteIndex":0},"citationItems":[{"id":11720,"uris":["http://zotero.org/users/11732030/items/4PYNHCUY"],"itemData":{"id":11720,"type":"article-journal","abstract":"Studies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rsidR="00940F5B">
        <w:fldChar w:fldCharType="separate"/>
      </w:r>
      <w:r w:rsidR="00940F5B" w:rsidRPr="00940F5B">
        <w:rPr>
          <w:rFonts w:eastAsiaTheme="minorHAnsi"/>
          <w:vertAlign w:val="superscript"/>
          <w14:ligatures w14:val="standardContextual"/>
        </w:rPr>
        <w:t>4</w:t>
      </w:r>
      <w:r w:rsidR="00940F5B">
        <w:fldChar w:fldCharType="end"/>
      </w:r>
      <w:r w:rsidR="00940F5B">
        <w:t xml:space="preserve"> </w:t>
      </w:r>
      <w:r>
        <w:t>and the MPSizeBase data were all derived using same method in this study.</w:t>
      </w:r>
    </w:p>
    <w:p w14:paraId="593CBCEB" w14:textId="77777777" w:rsidR="00303528" w:rsidRDefault="00303528" w:rsidP="00303528">
      <w:pPr>
        <w:rPr>
          <w:b/>
          <w:bCs/>
        </w:rPr>
      </w:pPr>
    </w:p>
    <w:p w14:paraId="4ACEA3CE" w14:textId="77777777" w:rsidR="00303528" w:rsidRDefault="00303528" w:rsidP="00303528">
      <w:pPr>
        <w:rPr>
          <w:b/>
          <w:bCs/>
        </w:rPr>
      </w:pPr>
    </w:p>
    <w:p w14:paraId="35E494AB" w14:textId="77777777" w:rsidR="00940F5B" w:rsidRDefault="00940F5B" w:rsidP="00303528">
      <w:pPr>
        <w:rPr>
          <w:b/>
          <w:bCs/>
        </w:rPr>
      </w:pPr>
    </w:p>
    <w:p w14:paraId="2A11ECBC" w14:textId="77777777" w:rsidR="00940F5B" w:rsidRDefault="00940F5B" w:rsidP="00303528">
      <w:pPr>
        <w:rPr>
          <w:b/>
          <w:bCs/>
        </w:rPr>
      </w:pPr>
    </w:p>
    <w:p w14:paraId="626E80F6" w14:textId="3C6828B8" w:rsidR="00940F5B" w:rsidRDefault="00940F5B" w:rsidP="00303528">
      <w:pPr>
        <w:rPr>
          <w:b/>
          <w:bCs/>
        </w:rPr>
      </w:pPr>
      <w:r>
        <w:rPr>
          <w:b/>
          <w:bCs/>
        </w:rPr>
        <w:br w:type="page"/>
      </w:r>
    </w:p>
    <w:p w14:paraId="209018E4" w14:textId="77777777" w:rsidR="00940F5B" w:rsidRDefault="00940F5B" w:rsidP="00940F5B">
      <w:pPr>
        <w:rPr>
          <w:b/>
          <w:bCs/>
        </w:rPr>
      </w:pPr>
      <w:r w:rsidRPr="006C3A85">
        <w:rPr>
          <w:b/>
          <w:bCs/>
        </w:rPr>
        <w:lastRenderedPageBreak/>
        <w:t>Supplemental Tables</w:t>
      </w:r>
    </w:p>
    <w:p w14:paraId="02EEDC8F" w14:textId="77777777" w:rsidR="00940F5B" w:rsidRDefault="00940F5B" w:rsidP="00303528">
      <w:pPr>
        <w:rPr>
          <w:b/>
          <w:bCs/>
        </w:rPr>
      </w:pPr>
    </w:p>
    <w:tbl>
      <w:tblPr>
        <w:tblW w:w="0" w:type="auto"/>
        <w:jc w:val="center"/>
        <w:tblLayout w:type="fixed"/>
        <w:tblLook w:val="0420" w:firstRow="1" w:lastRow="0" w:firstColumn="0" w:lastColumn="0" w:noHBand="0" w:noVBand="1"/>
      </w:tblPr>
      <w:tblGrid>
        <w:gridCol w:w="5220"/>
        <w:gridCol w:w="1137"/>
        <w:gridCol w:w="1833"/>
      </w:tblGrid>
      <w:tr w:rsidR="00303528" w:rsidRPr="005B72CB" w14:paraId="7D92D29A" w14:textId="77777777" w:rsidTr="006D26BF">
        <w:trPr>
          <w:tblHeader/>
          <w:jc w:val="center"/>
        </w:trPr>
        <w:tc>
          <w:tcPr>
            <w:tcW w:w="5220" w:type="dxa"/>
            <w:tcBorders>
              <w:top w:val="single" w:sz="8" w:space="0" w:color="000000"/>
              <w:left w:val="single" w:sz="8" w:space="0" w:color="000000"/>
              <w:bottom w:val="single" w:sz="8" w:space="0" w:color="000000"/>
              <w:right w:val="single" w:sz="4" w:space="0" w:color="000000"/>
            </w:tcBorders>
            <w:shd w:val="clear" w:color="auto" w:fill="D9D9D9"/>
            <w:tcMar>
              <w:top w:w="0" w:type="dxa"/>
              <w:left w:w="0" w:type="dxa"/>
              <w:bottom w:w="0" w:type="dxa"/>
              <w:right w:w="0" w:type="dxa"/>
            </w:tcMar>
            <w:vAlign w:val="center"/>
          </w:tcPr>
          <w:p w14:paraId="144AFCD6"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sidRPr="005B72CB">
              <w:rPr>
                <w:rFonts w:eastAsia="Arial"/>
                <w:b/>
                <w:color w:val="000000"/>
              </w:rPr>
              <w:t>Polymer type</w:t>
            </w:r>
          </w:p>
        </w:tc>
        <w:tc>
          <w:tcPr>
            <w:tcW w:w="1137" w:type="dxa"/>
            <w:tcBorders>
              <w:top w:val="single" w:sz="8" w:space="0" w:color="000000"/>
              <w:left w:val="single" w:sz="4" w:space="0" w:color="000000"/>
              <w:bottom w:val="single" w:sz="8" w:space="0" w:color="000000"/>
              <w:right w:val="single" w:sz="4" w:space="0" w:color="000000"/>
            </w:tcBorders>
            <w:shd w:val="clear" w:color="auto" w:fill="D9D9D9"/>
            <w:tcMar>
              <w:top w:w="0" w:type="dxa"/>
              <w:left w:w="0" w:type="dxa"/>
              <w:bottom w:w="0" w:type="dxa"/>
              <w:right w:w="0" w:type="dxa"/>
            </w:tcMar>
            <w:vAlign w:val="center"/>
          </w:tcPr>
          <w:p w14:paraId="1BD2471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sidRPr="005B72CB">
              <w:rPr>
                <w:rFonts w:eastAsia="Arial"/>
                <w:b/>
                <w:color w:val="000000"/>
              </w:rPr>
              <w:t>Total particles</w:t>
            </w:r>
          </w:p>
        </w:tc>
        <w:tc>
          <w:tcPr>
            <w:tcW w:w="1833" w:type="dxa"/>
            <w:tcBorders>
              <w:top w:val="single" w:sz="8" w:space="0" w:color="000000"/>
              <w:left w:val="single" w:sz="4" w:space="0" w:color="000000"/>
              <w:bottom w:val="single" w:sz="8" w:space="0" w:color="000000"/>
              <w:right w:val="single" w:sz="8" w:space="0" w:color="000000"/>
            </w:tcBorders>
            <w:shd w:val="clear" w:color="auto" w:fill="D9D9D9"/>
            <w:tcMar>
              <w:top w:w="0" w:type="dxa"/>
              <w:left w:w="0" w:type="dxa"/>
              <w:bottom w:w="0" w:type="dxa"/>
              <w:right w:w="0" w:type="dxa"/>
            </w:tcMar>
            <w:vAlign w:val="center"/>
          </w:tcPr>
          <w:p w14:paraId="6CFE9479"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sidRPr="005B72CB">
              <w:rPr>
                <w:rFonts w:eastAsia="Arial"/>
                <w:b/>
                <w:color w:val="000000"/>
              </w:rPr>
              <w:t>Percent of plastic particles</w:t>
            </w:r>
          </w:p>
        </w:tc>
      </w:tr>
      <w:tr w:rsidR="00303528" w:rsidRPr="005B72CB" w14:paraId="1DC78BC1" w14:textId="77777777" w:rsidTr="006D26BF">
        <w:trPr>
          <w:jc w:val="center"/>
        </w:trPr>
        <w:tc>
          <w:tcPr>
            <w:tcW w:w="5220" w:type="dxa"/>
            <w:tcBorders>
              <w:top w:val="single" w:sz="8"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4A64653"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poly(propylene)</w:t>
            </w:r>
          </w:p>
        </w:tc>
        <w:tc>
          <w:tcPr>
            <w:tcW w:w="1137" w:type="dxa"/>
            <w:tcBorders>
              <w:top w:val="single" w:sz="8"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9E492AD"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1,298</w:t>
            </w:r>
          </w:p>
        </w:tc>
        <w:tc>
          <w:tcPr>
            <w:tcW w:w="1833" w:type="dxa"/>
            <w:tcBorders>
              <w:top w:val="single" w:sz="8"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50DBDD59"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34.4%</w:t>
            </w:r>
          </w:p>
        </w:tc>
      </w:tr>
      <w:tr w:rsidR="00303528" w:rsidRPr="005B72CB" w14:paraId="793F9321"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B493E96"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poly(acrylamide/amid)s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3F2C14F"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1,103</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62EEABBE"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29.2%</w:t>
            </w:r>
          </w:p>
        </w:tc>
      </w:tr>
      <w:tr w:rsidR="00303528" w:rsidRPr="005B72CB" w14:paraId="0505B6F6"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6FC438A"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poly(ethylene)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6B7C3D9"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456</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32E136F2"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12.1%</w:t>
            </w:r>
          </w:p>
        </w:tc>
      </w:tr>
      <w:tr w:rsidR="00303528" w:rsidRPr="005B72CB" w14:paraId="50F766A6"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748B510"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polystyrenes (polyphenylethylenes, -methylstyrene)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B56FB68"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334</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62F7A164"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8.8%</w:t>
            </w:r>
          </w:p>
        </w:tc>
      </w:tr>
      <w:tr w:rsidR="00303528" w:rsidRPr="005B72CB" w14:paraId="7AF03DBD"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E29C8A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poly(esters/ethers/diglycidylethers/terephthalates)s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4042435"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176</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0DEDE82A"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4.7%</w:t>
            </w:r>
          </w:p>
        </w:tc>
      </w:tr>
      <w:tr w:rsidR="00303528" w:rsidRPr="005B72CB" w14:paraId="65119DC6"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D7D7B7C"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polyacrylates (propenoates)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1F73F9C"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130</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054FE505"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3.4%</w:t>
            </w:r>
          </w:p>
        </w:tc>
      </w:tr>
      <w:tr w:rsidR="00303528" w:rsidRPr="005B72CB" w14:paraId="2AB18115"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FDEA52A"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polyurethanes (isocyanates)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B733890"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67</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1E4DD357"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1.8%</w:t>
            </w:r>
          </w:p>
        </w:tc>
      </w:tr>
      <w:tr w:rsidR="00303528" w:rsidRPr="005B72CB" w14:paraId="64B10AA4"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6B1B940"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polyhaloolefins (vinylhalides)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B1CB60D"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60</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3780D67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1.6%</w:t>
            </w:r>
          </w:p>
        </w:tc>
      </w:tr>
      <w:tr w:rsidR="00303528" w:rsidRPr="005B72CB" w14:paraId="1EC8D165"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6F22D3C"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polymethacrylates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3BE5A12"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31</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7892475E"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0.8%</w:t>
            </w:r>
          </w:p>
        </w:tc>
      </w:tr>
      <w:tr w:rsidR="00303528" w:rsidRPr="005B72CB" w14:paraId="596C4DA7"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915C6E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polysiloxanes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37CD3D3"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26</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16D7372C"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0.7%</w:t>
            </w:r>
          </w:p>
        </w:tc>
      </w:tr>
      <w:tr w:rsidR="00303528" w:rsidRPr="005B72CB" w14:paraId="48241275"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AEBE220"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poly(tetrafluoroethylene)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64EB307"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25</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0436DF60"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0.7%</w:t>
            </w:r>
          </w:p>
        </w:tc>
      </w:tr>
      <w:tr w:rsidR="00303528" w:rsidRPr="005B72CB" w14:paraId="7272D139"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AE4EF44"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polyvinylesters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BBBD899"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24</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607137B4"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0.6%</w:t>
            </w:r>
          </w:p>
        </w:tc>
      </w:tr>
      <w:tr w:rsidR="00303528" w:rsidRPr="005B72CB" w14:paraId="370A10A0"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D179EF"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cellulose derivatives (ether cellulose)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43F93D3"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16</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0616E2DE"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0.4%</w:t>
            </w:r>
          </w:p>
        </w:tc>
      </w:tr>
      <w:tr w:rsidR="00303528" w:rsidRPr="005B72CB" w14:paraId="6C472771"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82CA9E3"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ethylene-vinyl acetate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47E2231"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6</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75F2522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0.2%</w:t>
            </w:r>
          </w:p>
        </w:tc>
      </w:tr>
      <w:tr w:rsidR="00303528" w:rsidRPr="005B72CB" w14:paraId="421BFC30"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0C10294"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polyhydroxy(meth)acrylates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78CAA3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6</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3A6B5155"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0.2%</w:t>
            </w:r>
          </w:p>
        </w:tc>
      </w:tr>
      <w:tr w:rsidR="00303528" w:rsidRPr="005B72CB" w14:paraId="1933FB70"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6A6988D"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polyvinylalcohols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0372E45"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6</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5FF6C6C2"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0.2%</w:t>
            </w:r>
          </w:p>
        </w:tc>
      </w:tr>
      <w:tr w:rsidR="00303528" w:rsidRPr="005B72CB" w14:paraId="061301BA"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A41BC52"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polyimides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6E27E50"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4</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7A14ABE2"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0.1%</w:t>
            </w:r>
          </w:p>
        </w:tc>
      </w:tr>
      <w:tr w:rsidR="00303528" w:rsidRPr="005B72CB" w14:paraId="61912026"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2360361"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acrylonitrile butadiene styrene (abs)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D2C6CA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3</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7C519A15"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0.1%</w:t>
            </w:r>
          </w:p>
        </w:tc>
      </w:tr>
      <w:tr w:rsidR="00303528" w:rsidRPr="005B72CB" w14:paraId="653CD88D"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78B29B3"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polyacrylonitriles (nitriles)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0CB6DFA"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2</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2746E145"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0.1%</w:t>
            </w:r>
          </w:p>
        </w:tc>
      </w:tr>
      <w:tr w:rsidR="00303528" w:rsidRPr="005B72CB" w14:paraId="5ABB1CF0"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A4C73CF"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poly(ether)ketones (polyketones)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203BD32"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1</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347DD758"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0.0%</w:t>
            </w:r>
          </w:p>
        </w:tc>
      </w:tr>
      <w:tr w:rsidR="00303528" w:rsidRPr="005B72CB" w14:paraId="30544EF3"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7521873"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polycarbonates</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380D7E3"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1</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00E6C65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0.0%</w:t>
            </w:r>
          </w:p>
        </w:tc>
      </w:tr>
      <w:tr w:rsidR="00303528" w:rsidRPr="005B72CB" w14:paraId="62E0D00D" w14:textId="77777777" w:rsidTr="006D26BF">
        <w:trPr>
          <w:jc w:val="center"/>
        </w:trPr>
        <w:tc>
          <w:tcPr>
            <w:tcW w:w="5220"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D659B78"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polyethersulfones (polysulfone)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E0A0BBF"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1</w:t>
            </w:r>
          </w:p>
        </w:tc>
        <w:tc>
          <w:tcPr>
            <w:tcW w:w="1833"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5271629C"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0.0%</w:t>
            </w:r>
          </w:p>
        </w:tc>
      </w:tr>
      <w:tr w:rsidR="00303528" w:rsidRPr="005B72CB" w14:paraId="20869C5F" w14:textId="77777777" w:rsidTr="006D26BF">
        <w:trPr>
          <w:jc w:val="center"/>
        </w:trPr>
        <w:tc>
          <w:tcPr>
            <w:tcW w:w="5220" w:type="dxa"/>
            <w:tcBorders>
              <w:top w:val="single" w:sz="4"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659A6EFE"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rPr>
                <w:rFonts w:eastAsia="Arial"/>
                <w:color w:val="000000"/>
              </w:rPr>
            </w:pPr>
            <w:r w:rsidRPr="005B72CB">
              <w:rPr>
                <w:rFonts w:eastAsia="Arial"/>
                <w:color w:val="000000"/>
              </w:rPr>
              <w:t>polyvinylethers</w:t>
            </w:r>
          </w:p>
        </w:tc>
        <w:tc>
          <w:tcPr>
            <w:tcW w:w="1137"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0A0F22B"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1</w:t>
            </w:r>
          </w:p>
        </w:tc>
        <w:tc>
          <w:tcPr>
            <w:tcW w:w="1833" w:type="dxa"/>
            <w:tcBorders>
              <w:top w:val="single" w:sz="4"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9774B0A" w14:textId="77777777" w:rsidR="00303528" w:rsidRPr="005B72CB" w:rsidRDefault="00303528" w:rsidP="006D26BF">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sidRPr="005B72CB">
              <w:rPr>
                <w:rFonts w:eastAsia="Arial"/>
                <w:color w:val="000000"/>
              </w:rPr>
              <w:t>0.0%</w:t>
            </w:r>
          </w:p>
        </w:tc>
      </w:tr>
    </w:tbl>
    <w:p w14:paraId="5EAE545D" w14:textId="77777777" w:rsidR="00303528" w:rsidRDefault="00303528" w:rsidP="00303528">
      <w:pPr>
        <w:rPr>
          <w:b/>
          <w:bCs/>
        </w:rPr>
      </w:pPr>
    </w:p>
    <w:p w14:paraId="0D68579E" w14:textId="20C4A4C3" w:rsidR="00303528" w:rsidRPr="00643AA7" w:rsidRDefault="00303528" w:rsidP="00303528">
      <w:r w:rsidRPr="00643AA7">
        <w:rPr>
          <w:b/>
          <w:bCs/>
        </w:rPr>
        <w:t xml:space="preserve">Table </w:t>
      </w:r>
      <w:r w:rsidR="00B270B1">
        <w:rPr>
          <w:b/>
          <w:bCs/>
        </w:rPr>
        <w:t>S</w:t>
      </w:r>
      <w:r w:rsidR="00940F5B">
        <w:rPr>
          <w:b/>
          <w:bCs/>
        </w:rPr>
        <w:t>1</w:t>
      </w:r>
      <w:r w:rsidRPr="00643AA7">
        <w:rPr>
          <w:b/>
          <w:bCs/>
        </w:rPr>
        <w:t>. Polymer types from all river samples.</w:t>
      </w:r>
      <w:r w:rsidR="00963435">
        <w:rPr>
          <w:b/>
          <w:bCs/>
        </w:rPr>
        <w:t xml:space="preserve"> </w:t>
      </w:r>
      <w:r w:rsidR="00963435">
        <w:t>Count</w:t>
      </w:r>
      <w:r>
        <w:t xml:space="preserve"> of all </w:t>
      </w:r>
      <w:r w:rsidR="00963435">
        <w:t xml:space="preserve">23 </w:t>
      </w:r>
      <w:r>
        <w:t xml:space="preserve">polymer types of particles 50-500 </w:t>
      </w:r>
      <w:r>
        <w:sym w:font="Symbol" w:char="F06D"/>
      </w:r>
      <w:r>
        <w:t xml:space="preserve">m as identified by </w:t>
      </w:r>
      <w:bookmarkStart w:id="25" w:name="_Hlk218505306"/>
      <w:r>
        <w:sym w:font="Symbol" w:char="F06D"/>
      </w:r>
      <w:bookmarkEnd w:id="25"/>
      <w:r>
        <w:t>FTIR.</w:t>
      </w:r>
    </w:p>
    <w:p w14:paraId="460A8E44" w14:textId="52CD1761" w:rsidR="00940F5B" w:rsidRDefault="00940F5B">
      <w:pPr>
        <w:spacing w:after="160" w:line="278" w:lineRule="auto"/>
      </w:pPr>
      <w:r>
        <w:br w:type="page"/>
      </w:r>
    </w:p>
    <w:p w14:paraId="2106CDD1" w14:textId="77777777" w:rsidR="00303528" w:rsidRDefault="00303528"/>
    <w:p w14:paraId="5FE6B903" w14:textId="77777777" w:rsidR="00303528" w:rsidRDefault="00303528"/>
    <w:p w14:paraId="0176FBBA" w14:textId="77777777" w:rsidR="00B270B1" w:rsidRDefault="00B270B1"/>
    <w:p w14:paraId="412FD9D8" w14:textId="77777777" w:rsidR="00B270B1" w:rsidRDefault="00B270B1"/>
    <w:p w14:paraId="1868CF36" w14:textId="77777777" w:rsidR="00B270B1" w:rsidRDefault="00B270B1"/>
    <w:p w14:paraId="4A80A7AB" w14:textId="77777777" w:rsidR="004A399F" w:rsidRDefault="004A399F" w:rsidP="004A399F">
      <w:r w:rsidRPr="00940F5B">
        <w:rPr>
          <w:b/>
          <w:bCs/>
        </w:rPr>
        <w:t>Table SX.</w:t>
      </w:r>
      <w:r>
        <w:t xml:space="preserve"> Lab blank levels from Moore Institute (smaller size class)</w:t>
      </w:r>
    </w:p>
    <w:p w14:paraId="79D8DD59" w14:textId="77777777" w:rsidR="004A399F" w:rsidRDefault="004A399F"/>
    <w:tbl>
      <w:tblPr>
        <w:tblpPr w:leftFromText="180" w:rightFromText="180" w:vertAnchor="page" w:horzAnchor="margin" w:tblpY="3426"/>
        <w:tblW w:w="5740" w:type="dxa"/>
        <w:shd w:val="clear" w:color="auto" w:fill="FFFFFF"/>
        <w:tblCellMar>
          <w:left w:w="0" w:type="dxa"/>
          <w:right w:w="0" w:type="dxa"/>
        </w:tblCellMar>
        <w:tblLook w:val="04A0" w:firstRow="1" w:lastRow="0" w:firstColumn="1" w:lastColumn="0" w:noHBand="0" w:noVBand="1"/>
      </w:tblPr>
      <w:tblGrid>
        <w:gridCol w:w="1340"/>
        <w:gridCol w:w="3380"/>
        <w:gridCol w:w="1020"/>
      </w:tblGrid>
      <w:tr w:rsidR="004A399F" w:rsidRPr="00B270B1" w14:paraId="6C3E9C20" w14:textId="77777777" w:rsidTr="004A399F">
        <w:trPr>
          <w:trHeight w:val="287"/>
        </w:trPr>
        <w:tc>
          <w:tcPr>
            <w:tcW w:w="1340"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5193600E" w14:textId="77777777" w:rsidR="004A399F" w:rsidRPr="00B270B1" w:rsidRDefault="004A399F" w:rsidP="004A399F">
            <w:pPr>
              <w:rPr>
                <w:color w:val="000000"/>
                <w:sz w:val="22"/>
                <w:szCs w:val="22"/>
              </w:rPr>
            </w:pPr>
            <w:r w:rsidRPr="00B270B1">
              <w:rPr>
                <w:color w:val="000000"/>
                <w:sz w:val="22"/>
                <w:szCs w:val="22"/>
              </w:rPr>
              <w:t>group</w:t>
            </w:r>
          </w:p>
        </w:tc>
        <w:tc>
          <w:tcPr>
            <w:tcW w:w="338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1DD8D58D" w14:textId="77777777" w:rsidR="004A399F" w:rsidRPr="00B270B1" w:rsidRDefault="004A399F" w:rsidP="004A399F">
            <w:pPr>
              <w:rPr>
                <w:color w:val="000000"/>
                <w:sz w:val="22"/>
                <w:szCs w:val="22"/>
              </w:rPr>
            </w:pPr>
            <w:r w:rsidRPr="00B270B1">
              <w:rPr>
                <w:color w:val="000000"/>
                <w:sz w:val="22"/>
                <w:szCs w:val="22"/>
              </w:rPr>
              <w:t>mippr_id</w:t>
            </w:r>
          </w:p>
        </w:tc>
        <w:tc>
          <w:tcPr>
            <w:tcW w:w="1020" w:type="dxa"/>
            <w:tcBorders>
              <w:top w:val="single" w:sz="4" w:space="0" w:color="auto"/>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22853B3F" w14:textId="77777777" w:rsidR="004A399F" w:rsidRPr="00B270B1" w:rsidRDefault="004A399F" w:rsidP="004A399F">
            <w:pPr>
              <w:rPr>
                <w:color w:val="000000"/>
                <w:sz w:val="22"/>
                <w:szCs w:val="22"/>
              </w:rPr>
            </w:pPr>
            <w:r w:rsidRPr="00B270B1">
              <w:rPr>
                <w:color w:val="000000"/>
                <w:sz w:val="22"/>
                <w:szCs w:val="22"/>
              </w:rPr>
              <w:t>count</w:t>
            </w:r>
          </w:p>
        </w:tc>
      </w:tr>
      <w:tr w:rsidR="004A399F" w:rsidRPr="00B270B1" w14:paraId="749DE0AF"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38F87954" w14:textId="77777777" w:rsidR="004A399F" w:rsidRPr="00B270B1" w:rsidRDefault="004A399F" w:rsidP="004A399F">
            <w:pPr>
              <w:rPr>
                <w:color w:val="000000"/>
                <w:sz w:val="22"/>
                <w:szCs w:val="22"/>
              </w:rPr>
            </w:pPr>
            <w:r w:rsidRPr="00B270B1">
              <w:rPr>
                <w:color w:val="000000"/>
                <w:sz w:val="22"/>
                <w:szCs w:val="22"/>
              </w:rPr>
              <w:t>MBMS_01</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2F534F2D" w14:textId="77777777" w:rsidR="004A399F" w:rsidRPr="00B270B1" w:rsidRDefault="004A399F" w:rsidP="004A399F">
            <w:pPr>
              <w:rPr>
                <w:color w:val="000000"/>
                <w:sz w:val="22"/>
                <w:szCs w:val="22"/>
              </w:rPr>
            </w:pPr>
            <w:r w:rsidRPr="00B270B1">
              <w:rPr>
                <w:color w:val="000000"/>
                <w:sz w:val="22"/>
                <w:szCs w:val="22"/>
              </w:rPr>
              <w:t>MIPPR_MBMS_PrcdrlBlnk_7Feb24</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2A114C03" w14:textId="77777777" w:rsidR="004A399F" w:rsidRPr="00B270B1" w:rsidRDefault="004A399F" w:rsidP="004A399F">
            <w:pPr>
              <w:jc w:val="right"/>
              <w:rPr>
                <w:color w:val="000000"/>
                <w:sz w:val="22"/>
                <w:szCs w:val="22"/>
              </w:rPr>
            </w:pPr>
            <w:r w:rsidRPr="00B270B1">
              <w:rPr>
                <w:color w:val="000000"/>
                <w:sz w:val="22"/>
                <w:szCs w:val="22"/>
              </w:rPr>
              <w:t>12</w:t>
            </w:r>
          </w:p>
        </w:tc>
      </w:tr>
      <w:tr w:rsidR="004A399F" w:rsidRPr="00B270B1" w14:paraId="699AB069"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67C1925B" w14:textId="77777777" w:rsidR="004A399F" w:rsidRPr="00B270B1" w:rsidRDefault="004A399F" w:rsidP="004A399F">
            <w:pPr>
              <w:rPr>
                <w:color w:val="000000"/>
                <w:sz w:val="22"/>
                <w:szCs w:val="22"/>
              </w:rPr>
            </w:pPr>
            <w:r w:rsidRPr="00B270B1">
              <w:rPr>
                <w:color w:val="000000"/>
                <w:sz w:val="22"/>
                <w:szCs w:val="22"/>
              </w:rPr>
              <w:t>MBMS_02</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0818A5C6" w14:textId="77777777" w:rsidR="004A399F" w:rsidRPr="00B270B1" w:rsidRDefault="004A399F" w:rsidP="004A399F">
            <w:pPr>
              <w:rPr>
                <w:color w:val="000000"/>
                <w:sz w:val="22"/>
                <w:szCs w:val="22"/>
              </w:rPr>
            </w:pPr>
            <w:r w:rsidRPr="00B270B1">
              <w:rPr>
                <w:color w:val="000000"/>
                <w:sz w:val="22"/>
                <w:szCs w:val="22"/>
              </w:rPr>
              <w:t>MIPPR_PB_23JUL24</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349C41F2" w14:textId="77777777" w:rsidR="004A399F" w:rsidRPr="00B270B1" w:rsidRDefault="004A399F" w:rsidP="004A399F">
            <w:pPr>
              <w:jc w:val="right"/>
              <w:rPr>
                <w:color w:val="000000"/>
                <w:sz w:val="22"/>
                <w:szCs w:val="22"/>
              </w:rPr>
            </w:pPr>
            <w:r w:rsidRPr="00B270B1">
              <w:rPr>
                <w:color w:val="000000"/>
                <w:sz w:val="22"/>
                <w:szCs w:val="22"/>
              </w:rPr>
              <w:t>1</w:t>
            </w:r>
          </w:p>
        </w:tc>
      </w:tr>
      <w:tr w:rsidR="004A399F" w:rsidRPr="00B270B1" w14:paraId="56B93436"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6E6EA1A1" w14:textId="77777777" w:rsidR="004A399F" w:rsidRPr="00B270B1" w:rsidRDefault="004A399F" w:rsidP="004A399F">
            <w:pPr>
              <w:rPr>
                <w:color w:val="000000"/>
                <w:sz w:val="22"/>
                <w:szCs w:val="22"/>
              </w:rPr>
            </w:pPr>
            <w:r w:rsidRPr="00B270B1">
              <w:rPr>
                <w:color w:val="000000"/>
                <w:sz w:val="22"/>
                <w:szCs w:val="22"/>
              </w:rPr>
              <w:t>MBMS_03</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253B9680" w14:textId="77777777" w:rsidR="004A399F" w:rsidRPr="00B270B1" w:rsidRDefault="004A399F" w:rsidP="004A399F">
            <w:pPr>
              <w:rPr>
                <w:color w:val="000000"/>
                <w:sz w:val="22"/>
                <w:szCs w:val="22"/>
              </w:rPr>
            </w:pPr>
            <w:r w:rsidRPr="00B270B1">
              <w:rPr>
                <w:color w:val="000000"/>
                <w:sz w:val="22"/>
                <w:szCs w:val="22"/>
              </w:rPr>
              <w:t>MIPPR_PB_08JAN25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7A096D76" w14:textId="77777777" w:rsidR="004A399F" w:rsidRPr="00B270B1" w:rsidRDefault="004A399F" w:rsidP="004A399F">
            <w:pPr>
              <w:jc w:val="right"/>
              <w:rPr>
                <w:color w:val="000000"/>
                <w:sz w:val="22"/>
                <w:szCs w:val="22"/>
              </w:rPr>
            </w:pPr>
            <w:r w:rsidRPr="00B270B1">
              <w:rPr>
                <w:color w:val="000000"/>
                <w:sz w:val="22"/>
                <w:szCs w:val="22"/>
              </w:rPr>
              <w:t>2</w:t>
            </w:r>
          </w:p>
        </w:tc>
      </w:tr>
      <w:tr w:rsidR="004A399F" w:rsidRPr="00B270B1" w14:paraId="5858729C"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1A14EE7C" w14:textId="77777777" w:rsidR="004A399F" w:rsidRPr="00B270B1" w:rsidRDefault="004A399F" w:rsidP="004A399F">
            <w:pPr>
              <w:rPr>
                <w:color w:val="000000"/>
                <w:sz w:val="22"/>
                <w:szCs w:val="22"/>
              </w:rPr>
            </w:pPr>
            <w:r w:rsidRPr="00B270B1">
              <w:rPr>
                <w:color w:val="000000"/>
                <w:sz w:val="22"/>
                <w:szCs w:val="22"/>
              </w:rPr>
              <w:t>MBMS_06A</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300DCFFB" w14:textId="77777777" w:rsidR="004A399F" w:rsidRPr="00B270B1" w:rsidRDefault="004A399F" w:rsidP="004A399F">
            <w:pPr>
              <w:rPr>
                <w:color w:val="000000"/>
                <w:sz w:val="22"/>
                <w:szCs w:val="22"/>
              </w:rPr>
            </w:pPr>
            <w:r w:rsidRPr="00B270B1">
              <w:rPr>
                <w:color w:val="000000"/>
                <w:sz w:val="22"/>
                <w:szCs w:val="22"/>
              </w:rPr>
              <w:t>MIPPR_PB_30JAN25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1CF0AE39" w14:textId="77777777" w:rsidR="004A399F" w:rsidRPr="00B270B1" w:rsidRDefault="004A399F" w:rsidP="004A399F">
            <w:pPr>
              <w:jc w:val="right"/>
              <w:rPr>
                <w:color w:val="000000"/>
                <w:sz w:val="22"/>
                <w:szCs w:val="22"/>
              </w:rPr>
            </w:pPr>
            <w:r w:rsidRPr="00B270B1">
              <w:rPr>
                <w:color w:val="000000"/>
                <w:sz w:val="22"/>
                <w:szCs w:val="22"/>
              </w:rPr>
              <w:t>0</w:t>
            </w:r>
          </w:p>
        </w:tc>
      </w:tr>
      <w:tr w:rsidR="004A399F" w:rsidRPr="00B270B1" w14:paraId="51786752"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5431A376" w14:textId="77777777" w:rsidR="004A399F" w:rsidRPr="00B270B1" w:rsidRDefault="004A399F" w:rsidP="004A399F">
            <w:pPr>
              <w:rPr>
                <w:color w:val="000000"/>
                <w:sz w:val="22"/>
                <w:szCs w:val="22"/>
              </w:rPr>
            </w:pPr>
            <w:r w:rsidRPr="00B270B1">
              <w:rPr>
                <w:color w:val="000000"/>
                <w:sz w:val="22"/>
                <w:szCs w:val="22"/>
              </w:rPr>
              <w:t>MBMS_06B</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0F58C913" w14:textId="77777777" w:rsidR="004A399F" w:rsidRPr="00B270B1" w:rsidRDefault="004A399F" w:rsidP="004A399F">
            <w:pPr>
              <w:rPr>
                <w:color w:val="000000"/>
                <w:sz w:val="22"/>
                <w:szCs w:val="22"/>
              </w:rPr>
            </w:pPr>
            <w:r w:rsidRPr="00B270B1">
              <w:rPr>
                <w:color w:val="000000"/>
                <w:sz w:val="22"/>
                <w:szCs w:val="22"/>
              </w:rPr>
              <w:t>MIPPR_PB_7FEB25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5C26A442" w14:textId="77777777" w:rsidR="004A399F" w:rsidRPr="00B270B1" w:rsidRDefault="004A399F" w:rsidP="004A399F">
            <w:pPr>
              <w:jc w:val="right"/>
              <w:rPr>
                <w:color w:val="000000"/>
                <w:sz w:val="22"/>
                <w:szCs w:val="22"/>
              </w:rPr>
            </w:pPr>
            <w:r w:rsidRPr="00B270B1">
              <w:rPr>
                <w:color w:val="000000"/>
                <w:sz w:val="22"/>
                <w:szCs w:val="22"/>
              </w:rPr>
              <w:t>9</w:t>
            </w:r>
          </w:p>
        </w:tc>
      </w:tr>
      <w:tr w:rsidR="004A399F" w:rsidRPr="00B270B1" w14:paraId="356BA43B"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13208B7C" w14:textId="77777777" w:rsidR="004A399F" w:rsidRPr="00B270B1" w:rsidRDefault="004A399F" w:rsidP="004A399F">
            <w:pPr>
              <w:rPr>
                <w:color w:val="000000"/>
                <w:sz w:val="22"/>
                <w:szCs w:val="22"/>
              </w:rPr>
            </w:pPr>
            <w:r w:rsidRPr="00B270B1">
              <w:rPr>
                <w:color w:val="000000"/>
                <w:sz w:val="22"/>
                <w:szCs w:val="22"/>
              </w:rPr>
              <w:t>MBMS_06C</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6293CD97" w14:textId="77777777" w:rsidR="004A399F" w:rsidRPr="00B270B1" w:rsidRDefault="004A399F" w:rsidP="004A399F">
            <w:pPr>
              <w:rPr>
                <w:color w:val="000000"/>
                <w:sz w:val="22"/>
                <w:szCs w:val="22"/>
              </w:rPr>
            </w:pPr>
            <w:r w:rsidRPr="00B270B1">
              <w:rPr>
                <w:color w:val="000000"/>
                <w:sz w:val="22"/>
                <w:szCs w:val="22"/>
              </w:rPr>
              <w:t>MIPPR_PB_13MAR25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5B4306E0" w14:textId="77777777" w:rsidR="004A399F" w:rsidRPr="00B270B1" w:rsidRDefault="004A399F" w:rsidP="004A399F">
            <w:pPr>
              <w:jc w:val="right"/>
              <w:rPr>
                <w:color w:val="000000"/>
                <w:sz w:val="22"/>
                <w:szCs w:val="22"/>
              </w:rPr>
            </w:pPr>
            <w:r w:rsidRPr="00B270B1">
              <w:rPr>
                <w:color w:val="000000"/>
                <w:sz w:val="22"/>
                <w:szCs w:val="22"/>
              </w:rPr>
              <w:t>10</w:t>
            </w:r>
          </w:p>
        </w:tc>
      </w:tr>
      <w:tr w:rsidR="004A399F" w:rsidRPr="00B270B1" w14:paraId="408D30EB"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7D8831A3" w14:textId="77777777" w:rsidR="004A399F" w:rsidRPr="00B270B1" w:rsidRDefault="004A399F" w:rsidP="004A399F">
            <w:pPr>
              <w:rPr>
                <w:color w:val="000000"/>
                <w:sz w:val="22"/>
                <w:szCs w:val="22"/>
              </w:rPr>
            </w:pPr>
            <w:r w:rsidRPr="00B270B1">
              <w:rPr>
                <w:color w:val="000000"/>
                <w:sz w:val="22"/>
                <w:szCs w:val="22"/>
              </w:rPr>
              <w:t>MBMS_07A</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6CE541FC" w14:textId="77777777" w:rsidR="004A399F" w:rsidRPr="00B270B1" w:rsidRDefault="004A399F" w:rsidP="004A399F">
            <w:pPr>
              <w:rPr>
                <w:color w:val="000000"/>
                <w:sz w:val="22"/>
                <w:szCs w:val="22"/>
              </w:rPr>
            </w:pPr>
            <w:r w:rsidRPr="00B270B1">
              <w:rPr>
                <w:color w:val="000000"/>
                <w:sz w:val="22"/>
                <w:szCs w:val="22"/>
              </w:rPr>
              <w:t>MIPPR_PB_05AUG25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32213F7B" w14:textId="77777777" w:rsidR="004A399F" w:rsidRPr="00B270B1" w:rsidRDefault="004A399F" w:rsidP="004A399F">
            <w:pPr>
              <w:jc w:val="right"/>
              <w:rPr>
                <w:color w:val="000000"/>
                <w:sz w:val="22"/>
                <w:szCs w:val="22"/>
              </w:rPr>
            </w:pPr>
            <w:r w:rsidRPr="00B270B1">
              <w:rPr>
                <w:color w:val="000000"/>
                <w:sz w:val="22"/>
                <w:szCs w:val="22"/>
              </w:rPr>
              <w:t>2</w:t>
            </w:r>
          </w:p>
        </w:tc>
      </w:tr>
      <w:tr w:rsidR="004A399F" w:rsidRPr="00B270B1" w14:paraId="411453AA"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039A7C0B" w14:textId="77777777" w:rsidR="004A399F" w:rsidRPr="00B270B1" w:rsidRDefault="004A399F" w:rsidP="004A399F">
            <w:pPr>
              <w:rPr>
                <w:color w:val="000000"/>
                <w:sz w:val="22"/>
                <w:szCs w:val="22"/>
              </w:rPr>
            </w:pPr>
            <w:r w:rsidRPr="00B270B1">
              <w:rPr>
                <w:color w:val="000000"/>
                <w:sz w:val="22"/>
                <w:szCs w:val="22"/>
              </w:rPr>
              <w:t>MBMS_07B</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58956F36" w14:textId="77777777" w:rsidR="004A399F" w:rsidRPr="00B270B1" w:rsidRDefault="004A399F" w:rsidP="004A399F">
            <w:pPr>
              <w:rPr>
                <w:color w:val="000000"/>
                <w:sz w:val="22"/>
                <w:szCs w:val="22"/>
              </w:rPr>
            </w:pPr>
            <w:r w:rsidRPr="00B270B1">
              <w:rPr>
                <w:color w:val="000000"/>
                <w:sz w:val="22"/>
                <w:szCs w:val="22"/>
              </w:rPr>
              <w:t>MIPPR_PB_15AUG25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77D853D0" w14:textId="77777777" w:rsidR="004A399F" w:rsidRPr="00B270B1" w:rsidRDefault="004A399F" w:rsidP="004A399F">
            <w:pPr>
              <w:jc w:val="right"/>
              <w:rPr>
                <w:color w:val="000000"/>
                <w:sz w:val="22"/>
                <w:szCs w:val="22"/>
              </w:rPr>
            </w:pPr>
            <w:r w:rsidRPr="00B270B1">
              <w:rPr>
                <w:color w:val="000000"/>
                <w:sz w:val="22"/>
                <w:szCs w:val="22"/>
              </w:rPr>
              <w:t>4</w:t>
            </w:r>
          </w:p>
        </w:tc>
      </w:tr>
      <w:tr w:rsidR="004A399F" w:rsidRPr="00B270B1" w14:paraId="5C8F2558"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43DA7966" w14:textId="77777777" w:rsidR="004A399F" w:rsidRPr="00B270B1" w:rsidRDefault="004A399F" w:rsidP="004A399F">
            <w:pPr>
              <w:rPr>
                <w:color w:val="000000"/>
                <w:sz w:val="22"/>
                <w:szCs w:val="22"/>
              </w:rPr>
            </w:pPr>
            <w:r w:rsidRPr="00B270B1">
              <w:rPr>
                <w:color w:val="000000"/>
                <w:sz w:val="22"/>
                <w:szCs w:val="22"/>
              </w:rPr>
              <w:t>MBMS_07C</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2F701353" w14:textId="77777777" w:rsidR="004A399F" w:rsidRPr="00B270B1" w:rsidRDefault="004A399F" w:rsidP="004A399F">
            <w:pPr>
              <w:rPr>
                <w:color w:val="000000"/>
                <w:sz w:val="22"/>
                <w:szCs w:val="22"/>
              </w:rPr>
            </w:pPr>
            <w:r w:rsidRPr="00B270B1">
              <w:rPr>
                <w:color w:val="000000"/>
                <w:sz w:val="22"/>
                <w:szCs w:val="22"/>
              </w:rPr>
              <w:t>MIPPR_PB_27AUG25</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79A225C0" w14:textId="77777777" w:rsidR="004A399F" w:rsidRPr="00B270B1" w:rsidRDefault="004A399F" w:rsidP="004A399F">
            <w:pPr>
              <w:jc w:val="right"/>
              <w:rPr>
                <w:color w:val="000000"/>
                <w:sz w:val="22"/>
                <w:szCs w:val="22"/>
              </w:rPr>
            </w:pPr>
            <w:r w:rsidRPr="00B270B1">
              <w:rPr>
                <w:color w:val="000000"/>
                <w:sz w:val="22"/>
                <w:szCs w:val="22"/>
              </w:rPr>
              <w:t>2</w:t>
            </w:r>
          </w:p>
        </w:tc>
      </w:tr>
      <w:tr w:rsidR="004A399F" w:rsidRPr="00B270B1" w14:paraId="7336A42F"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7A987EB3" w14:textId="77777777" w:rsidR="004A399F" w:rsidRPr="00B270B1" w:rsidRDefault="004A399F" w:rsidP="004A399F">
            <w:pPr>
              <w:rPr>
                <w:color w:val="000000"/>
                <w:sz w:val="22"/>
                <w:szCs w:val="22"/>
              </w:rPr>
            </w:pPr>
            <w:r w:rsidRPr="00B270B1">
              <w:rPr>
                <w:color w:val="000000"/>
                <w:sz w:val="22"/>
                <w:szCs w:val="22"/>
              </w:rPr>
              <w:t>MBMS_11A</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4741A225" w14:textId="77777777" w:rsidR="004A399F" w:rsidRPr="00B270B1" w:rsidRDefault="004A399F" w:rsidP="004A399F">
            <w:pPr>
              <w:rPr>
                <w:color w:val="000000"/>
                <w:sz w:val="22"/>
                <w:szCs w:val="22"/>
              </w:rPr>
            </w:pPr>
            <w:r w:rsidRPr="00B270B1">
              <w:rPr>
                <w:color w:val="000000"/>
                <w:sz w:val="22"/>
                <w:szCs w:val="22"/>
              </w:rPr>
              <w:t>MIPPR_PB_24APR26</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3BF64EB7" w14:textId="77777777" w:rsidR="004A399F" w:rsidRPr="00B270B1" w:rsidRDefault="004A399F" w:rsidP="004A399F">
            <w:pPr>
              <w:jc w:val="right"/>
              <w:rPr>
                <w:color w:val="000000"/>
                <w:sz w:val="22"/>
                <w:szCs w:val="22"/>
              </w:rPr>
            </w:pPr>
            <w:r w:rsidRPr="00B270B1">
              <w:rPr>
                <w:color w:val="000000"/>
                <w:sz w:val="22"/>
                <w:szCs w:val="22"/>
              </w:rPr>
              <w:t>0</w:t>
            </w:r>
          </w:p>
        </w:tc>
      </w:tr>
      <w:tr w:rsidR="004A399F" w:rsidRPr="00B270B1" w14:paraId="324DAB48"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124599E3" w14:textId="77777777" w:rsidR="004A399F" w:rsidRPr="00B270B1" w:rsidRDefault="004A399F" w:rsidP="004A399F">
            <w:pPr>
              <w:rPr>
                <w:color w:val="000000"/>
                <w:sz w:val="22"/>
                <w:szCs w:val="22"/>
              </w:rPr>
            </w:pPr>
            <w:r w:rsidRPr="00B270B1">
              <w:rPr>
                <w:color w:val="000000"/>
                <w:sz w:val="22"/>
                <w:szCs w:val="22"/>
              </w:rPr>
              <w:t>MBMS_11B</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132D41DB" w14:textId="77777777" w:rsidR="004A399F" w:rsidRPr="00B270B1" w:rsidRDefault="004A399F" w:rsidP="004A399F">
            <w:pPr>
              <w:rPr>
                <w:color w:val="000000"/>
                <w:sz w:val="22"/>
                <w:szCs w:val="22"/>
              </w:rPr>
            </w:pPr>
            <w:r w:rsidRPr="00B270B1">
              <w:rPr>
                <w:color w:val="000000"/>
                <w:sz w:val="22"/>
                <w:szCs w:val="22"/>
              </w:rPr>
              <w:t>MIPPR_PB_29APR26</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4A441E5D" w14:textId="77777777" w:rsidR="004A399F" w:rsidRPr="00B270B1" w:rsidRDefault="004A399F" w:rsidP="004A399F">
            <w:pPr>
              <w:jc w:val="right"/>
              <w:rPr>
                <w:color w:val="000000"/>
                <w:sz w:val="22"/>
                <w:szCs w:val="22"/>
              </w:rPr>
            </w:pPr>
            <w:r w:rsidRPr="00B270B1">
              <w:rPr>
                <w:color w:val="000000"/>
                <w:sz w:val="22"/>
                <w:szCs w:val="22"/>
              </w:rPr>
              <w:t>8</w:t>
            </w:r>
          </w:p>
        </w:tc>
      </w:tr>
      <w:tr w:rsidR="004A399F" w:rsidRPr="00B270B1" w14:paraId="36F944EC" w14:textId="77777777" w:rsidTr="004A399F">
        <w:trPr>
          <w:trHeight w:val="287"/>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68B0A64C" w14:textId="77777777" w:rsidR="004A399F" w:rsidRPr="00B270B1" w:rsidRDefault="004A399F" w:rsidP="004A399F">
            <w:pPr>
              <w:rPr>
                <w:color w:val="000000"/>
                <w:sz w:val="22"/>
                <w:szCs w:val="22"/>
              </w:rPr>
            </w:pPr>
            <w:r w:rsidRPr="00B270B1">
              <w:rPr>
                <w:color w:val="000000"/>
                <w:sz w:val="22"/>
                <w:szCs w:val="22"/>
              </w:rPr>
              <w:t>MBMS_11C</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5BE893D7" w14:textId="77777777" w:rsidR="004A399F" w:rsidRPr="00B270B1" w:rsidRDefault="004A399F" w:rsidP="004A399F">
            <w:pPr>
              <w:rPr>
                <w:color w:val="000000"/>
                <w:sz w:val="22"/>
                <w:szCs w:val="22"/>
              </w:rPr>
            </w:pPr>
            <w:r w:rsidRPr="00B270B1">
              <w:rPr>
                <w:color w:val="000000"/>
                <w:sz w:val="22"/>
                <w:szCs w:val="22"/>
              </w:rPr>
              <w:t>MIPPR_PB_06MAY26</w:t>
            </w:r>
          </w:p>
        </w:tc>
        <w:tc>
          <w:tcPr>
            <w:tcW w:w="0" w:type="auto"/>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bottom"/>
            <w:hideMark/>
          </w:tcPr>
          <w:p w14:paraId="047C7DF8" w14:textId="77777777" w:rsidR="004A399F" w:rsidRPr="00B270B1" w:rsidRDefault="004A399F" w:rsidP="004A399F">
            <w:pPr>
              <w:jc w:val="right"/>
              <w:rPr>
                <w:color w:val="000000"/>
                <w:sz w:val="22"/>
                <w:szCs w:val="22"/>
              </w:rPr>
            </w:pPr>
            <w:r w:rsidRPr="00B270B1">
              <w:rPr>
                <w:color w:val="000000"/>
                <w:sz w:val="22"/>
                <w:szCs w:val="22"/>
              </w:rPr>
              <w:t>19</w:t>
            </w:r>
          </w:p>
        </w:tc>
      </w:tr>
    </w:tbl>
    <w:p w14:paraId="022DA741" w14:textId="77777777" w:rsidR="004A399F" w:rsidRDefault="004A399F"/>
    <w:p w14:paraId="4782AE2A" w14:textId="77777777" w:rsidR="004A399F" w:rsidRDefault="004A399F"/>
    <w:p w14:paraId="3860391A" w14:textId="77777777" w:rsidR="004A399F" w:rsidRDefault="004A399F"/>
    <w:p w14:paraId="41682359" w14:textId="77777777" w:rsidR="004A399F" w:rsidRDefault="004A399F"/>
    <w:p w14:paraId="2E296D7D" w14:textId="77777777" w:rsidR="004A399F" w:rsidRDefault="004A399F"/>
    <w:p w14:paraId="4A73F887" w14:textId="77777777" w:rsidR="004A399F" w:rsidRDefault="004A399F"/>
    <w:p w14:paraId="7BCC1AB3" w14:textId="77777777" w:rsidR="004A399F" w:rsidRDefault="004A399F"/>
    <w:p w14:paraId="293806DB" w14:textId="77777777" w:rsidR="004A399F" w:rsidRDefault="004A399F"/>
    <w:p w14:paraId="73C263C5" w14:textId="77777777" w:rsidR="004A399F" w:rsidRDefault="004A399F"/>
    <w:p w14:paraId="0AFD9B2B" w14:textId="77777777" w:rsidR="004A399F" w:rsidRDefault="004A399F"/>
    <w:p w14:paraId="49449DF0" w14:textId="77777777" w:rsidR="004A399F" w:rsidRDefault="004A399F"/>
    <w:p w14:paraId="0A61C9B2" w14:textId="77777777" w:rsidR="004A399F" w:rsidRDefault="004A399F"/>
    <w:p w14:paraId="20A93DCB" w14:textId="77777777" w:rsidR="004A399F" w:rsidRDefault="004A399F"/>
    <w:p w14:paraId="7E6274EA" w14:textId="77777777" w:rsidR="004A399F" w:rsidRDefault="004A399F"/>
    <w:p w14:paraId="12812722" w14:textId="77777777" w:rsidR="004A399F" w:rsidRDefault="004A399F"/>
    <w:p w14:paraId="0EA49871" w14:textId="77777777" w:rsidR="004A399F" w:rsidRDefault="004A399F"/>
    <w:p w14:paraId="46FF77BB" w14:textId="77777777" w:rsidR="004A399F" w:rsidRDefault="004A399F"/>
    <w:p w14:paraId="2DA0E330" w14:textId="77777777" w:rsidR="004A399F" w:rsidRDefault="004A399F"/>
    <w:p w14:paraId="610D84EE" w14:textId="77777777" w:rsidR="004A399F" w:rsidRDefault="004A399F"/>
    <w:p w14:paraId="5E183D53" w14:textId="77777777" w:rsidR="004A399F" w:rsidRDefault="004A399F"/>
    <w:p w14:paraId="024B5245" w14:textId="77777777" w:rsidR="004A399F" w:rsidRDefault="004A399F"/>
    <w:p w14:paraId="732196B1" w14:textId="77777777" w:rsidR="004A399F" w:rsidRDefault="004A399F"/>
    <w:p w14:paraId="751CA4FF" w14:textId="77777777" w:rsidR="004A399F" w:rsidRDefault="004A399F"/>
    <w:p w14:paraId="0748FABA" w14:textId="77777777" w:rsidR="004A399F" w:rsidRDefault="004A399F"/>
    <w:p w14:paraId="1D627033" w14:textId="77777777" w:rsidR="004A399F" w:rsidRDefault="004A399F"/>
    <w:p w14:paraId="4538C302" w14:textId="77777777" w:rsidR="004A399F" w:rsidRDefault="004A399F"/>
    <w:p w14:paraId="23B8F6F5" w14:textId="77777777" w:rsidR="004A399F" w:rsidRDefault="004A399F"/>
    <w:p w14:paraId="79ED1714" w14:textId="77777777" w:rsidR="004A399F" w:rsidRDefault="004A399F"/>
    <w:p w14:paraId="6EDD51B1" w14:textId="77777777" w:rsidR="004A399F" w:rsidRDefault="004A399F">
      <w:pPr>
        <w:spacing w:after="160" w:line="278" w:lineRule="auto"/>
        <w:rPr>
          <w:b/>
          <w:bCs/>
        </w:rPr>
      </w:pPr>
      <w:r>
        <w:rPr>
          <w:b/>
          <w:bCs/>
        </w:rPr>
        <w:br w:type="page"/>
      </w:r>
    </w:p>
    <w:p w14:paraId="48835427" w14:textId="6A9EF301" w:rsidR="00940F5B" w:rsidRDefault="004A399F" w:rsidP="004A399F">
      <w:r w:rsidRPr="00940F5B">
        <w:rPr>
          <w:b/>
          <w:bCs/>
        </w:rPr>
        <w:lastRenderedPageBreak/>
        <w:t>Table SX.</w:t>
      </w:r>
      <w:r>
        <w:t xml:space="preserve"> Lab blanks from Hopkins Marine Station (larger size class): 58 lab blanks (one for every day of labwork), median of two fibers per blank.</w:t>
      </w:r>
    </w:p>
    <w:tbl>
      <w:tblPr>
        <w:tblW w:w="66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1509"/>
        <w:gridCol w:w="713"/>
        <w:gridCol w:w="1145"/>
        <w:gridCol w:w="636"/>
        <w:gridCol w:w="865"/>
        <w:gridCol w:w="663"/>
      </w:tblGrid>
      <w:tr w:rsidR="004A399F" w:rsidRPr="004A399F" w14:paraId="7478FABA" w14:textId="77777777" w:rsidTr="004A399F">
        <w:trPr>
          <w:trHeight w:val="172"/>
          <w:tblHeader/>
          <w:tblCellSpacing w:w="15" w:type="dxa"/>
        </w:trPr>
        <w:tc>
          <w:tcPr>
            <w:tcW w:w="0" w:type="auto"/>
            <w:vAlign w:val="center"/>
            <w:hideMark/>
          </w:tcPr>
          <w:p w14:paraId="4547978C" w14:textId="77777777" w:rsidR="004A399F" w:rsidRPr="004A399F" w:rsidRDefault="004A399F" w:rsidP="004A399F">
            <w:pPr>
              <w:jc w:val="center"/>
              <w:rPr>
                <w:b/>
                <w:bCs/>
                <w:sz w:val="20"/>
                <w:szCs w:val="20"/>
              </w:rPr>
            </w:pPr>
            <w:r w:rsidRPr="004A399F">
              <w:rPr>
                <w:b/>
                <w:bCs/>
                <w:sz w:val="20"/>
                <w:szCs w:val="20"/>
              </w:rPr>
              <w:t>Date</w:t>
            </w:r>
          </w:p>
        </w:tc>
        <w:tc>
          <w:tcPr>
            <w:tcW w:w="0" w:type="auto"/>
            <w:vAlign w:val="center"/>
            <w:hideMark/>
          </w:tcPr>
          <w:p w14:paraId="668D9D44" w14:textId="5FE366A6" w:rsidR="004A399F" w:rsidRPr="004A399F" w:rsidRDefault="004A399F" w:rsidP="004A399F">
            <w:pPr>
              <w:jc w:val="right"/>
              <w:rPr>
                <w:b/>
                <w:bCs/>
                <w:sz w:val="20"/>
                <w:szCs w:val="20"/>
              </w:rPr>
            </w:pPr>
            <w:r w:rsidRPr="004A399F">
              <w:rPr>
                <w:b/>
                <w:bCs/>
                <w:sz w:val="20"/>
                <w:szCs w:val="20"/>
              </w:rPr>
              <w:t>Total particles</w:t>
            </w:r>
          </w:p>
        </w:tc>
        <w:tc>
          <w:tcPr>
            <w:tcW w:w="0" w:type="auto"/>
            <w:vAlign w:val="center"/>
            <w:hideMark/>
          </w:tcPr>
          <w:p w14:paraId="61D71783" w14:textId="38DF0BED" w:rsidR="004A399F" w:rsidRPr="004A399F" w:rsidRDefault="004A399F" w:rsidP="004A399F">
            <w:pPr>
              <w:jc w:val="right"/>
              <w:rPr>
                <w:b/>
                <w:bCs/>
                <w:sz w:val="20"/>
                <w:szCs w:val="20"/>
              </w:rPr>
            </w:pPr>
            <w:r w:rsidRPr="004A399F">
              <w:rPr>
                <w:b/>
                <w:bCs/>
                <w:sz w:val="20"/>
                <w:szCs w:val="20"/>
              </w:rPr>
              <w:t>Fibers</w:t>
            </w:r>
          </w:p>
        </w:tc>
        <w:tc>
          <w:tcPr>
            <w:tcW w:w="0" w:type="auto"/>
            <w:vAlign w:val="center"/>
            <w:hideMark/>
          </w:tcPr>
          <w:p w14:paraId="13ADE651" w14:textId="3381EFFB" w:rsidR="004A399F" w:rsidRPr="004A399F" w:rsidRDefault="004A399F" w:rsidP="004A399F">
            <w:pPr>
              <w:jc w:val="right"/>
              <w:rPr>
                <w:b/>
                <w:bCs/>
                <w:sz w:val="20"/>
                <w:szCs w:val="20"/>
              </w:rPr>
            </w:pPr>
            <w:r w:rsidRPr="004A399F">
              <w:rPr>
                <w:b/>
                <w:bCs/>
                <w:sz w:val="20"/>
                <w:szCs w:val="20"/>
              </w:rPr>
              <w:t>Fragments</w:t>
            </w:r>
          </w:p>
        </w:tc>
        <w:tc>
          <w:tcPr>
            <w:tcW w:w="0" w:type="auto"/>
            <w:vAlign w:val="center"/>
            <w:hideMark/>
          </w:tcPr>
          <w:p w14:paraId="11697038" w14:textId="7AC9BED6" w:rsidR="004A399F" w:rsidRPr="004A399F" w:rsidRDefault="004A399F" w:rsidP="004A399F">
            <w:pPr>
              <w:jc w:val="right"/>
              <w:rPr>
                <w:b/>
                <w:bCs/>
                <w:sz w:val="20"/>
                <w:szCs w:val="20"/>
              </w:rPr>
            </w:pPr>
            <w:r w:rsidRPr="004A399F">
              <w:rPr>
                <w:b/>
                <w:bCs/>
                <w:sz w:val="20"/>
                <w:szCs w:val="20"/>
              </w:rPr>
              <w:t>Films</w:t>
            </w:r>
          </w:p>
        </w:tc>
        <w:tc>
          <w:tcPr>
            <w:tcW w:w="0" w:type="auto"/>
            <w:vAlign w:val="center"/>
            <w:hideMark/>
          </w:tcPr>
          <w:p w14:paraId="1502D011" w14:textId="63AF8736" w:rsidR="004A399F" w:rsidRPr="004A399F" w:rsidRDefault="004A399F" w:rsidP="004A399F">
            <w:pPr>
              <w:jc w:val="right"/>
              <w:rPr>
                <w:b/>
                <w:bCs/>
                <w:sz w:val="20"/>
                <w:szCs w:val="20"/>
              </w:rPr>
            </w:pPr>
            <w:r w:rsidRPr="004A399F">
              <w:rPr>
                <w:b/>
                <w:bCs/>
                <w:sz w:val="20"/>
                <w:szCs w:val="20"/>
              </w:rPr>
              <w:t>Nurdles</w:t>
            </w:r>
          </w:p>
        </w:tc>
        <w:tc>
          <w:tcPr>
            <w:tcW w:w="0" w:type="auto"/>
            <w:vAlign w:val="center"/>
            <w:hideMark/>
          </w:tcPr>
          <w:p w14:paraId="27F4C6BD" w14:textId="11CEC3C0" w:rsidR="004A399F" w:rsidRPr="004A399F" w:rsidRDefault="004A399F" w:rsidP="004A399F">
            <w:pPr>
              <w:jc w:val="right"/>
              <w:rPr>
                <w:b/>
                <w:bCs/>
                <w:sz w:val="20"/>
                <w:szCs w:val="20"/>
              </w:rPr>
            </w:pPr>
            <w:r w:rsidRPr="004A399F">
              <w:rPr>
                <w:b/>
                <w:bCs/>
                <w:sz w:val="20"/>
                <w:szCs w:val="20"/>
              </w:rPr>
              <w:t>Foam</w:t>
            </w:r>
          </w:p>
        </w:tc>
      </w:tr>
      <w:tr w:rsidR="004A399F" w:rsidRPr="004A399F" w14:paraId="3933D4A5" w14:textId="77777777" w:rsidTr="004A399F">
        <w:trPr>
          <w:trHeight w:val="215"/>
          <w:tblCellSpacing w:w="15" w:type="dxa"/>
        </w:trPr>
        <w:tc>
          <w:tcPr>
            <w:tcW w:w="0" w:type="auto"/>
            <w:vAlign w:val="center"/>
            <w:hideMark/>
          </w:tcPr>
          <w:p w14:paraId="6037A901" w14:textId="77777777" w:rsidR="004A399F" w:rsidRPr="004A399F" w:rsidRDefault="004A399F" w:rsidP="004A399F">
            <w:pPr>
              <w:rPr>
                <w:sz w:val="20"/>
                <w:szCs w:val="20"/>
              </w:rPr>
            </w:pPr>
            <w:r w:rsidRPr="004A399F">
              <w:rPr>
                <w:sz w:val="20"/>
                <w:szCs w:val="20"/>
              </w:rPr>
              <w:t>8/12/2024</w:t>
            </w:r>
          </w:p>
        </w:tc>
        <w:tc>
          <w:tcPr>
            <w:tcW w:w="0" w:type="auto"/>
            <w:vAlign w:val="center"/>
            <w:hideMark/>
          </w:tcPr>
          <w:p w14:paraId="525B79BB"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A59EA21"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677BCBF"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A90AD2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B505D41"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5167283" w14:textId="77777777" w:rsidR="004A399F" w:rsidRPr="004A399F" w:rsidRDefault="004A399F" w:rsidP="004A399F">
            <w:pPr>
              <w:jc w:val="right"/>
              <w:rPr>
                <w:sz w:val="20"/>
                <w:szCs w:val="20"/>
              </w:rPr>
            </w:pPr>
            <w:r w:rsidRPr="004A399F">
              <w:rPr>
                <w:sz w:val="20"/>
                <w:szCs w:val="20"/>
              </w:rPr>
              <w:t>0</w:t>
            </w:r>
          </w:p>
        </w:tc>
      </w:tr>
      <w:tr w:rsidR="004A399F" w:rsidRPr="004A399F" w14:paraId="753AABC2" w14:textId="77777777" w:rsidTr="004A399F">
        <w:trPr>
          <w:trHeight w:val="215"/>
          <w:tblCellSpacing w:w="15" w:type="dxa"/>
        </w:trPr>
        <w:tc>
          <w:tcPr>
            <w:tcW w:w="0" w:type="auto"/>
            <w:vAlign w:val="center"/>
            <w:hideMark/>
          </w:tcPr>
          <w:p w14:paraId="14719B9B" w14:textId="77777777" w:rsidR="004A399F" w:rsidRPr="004A399F" w:rsidRDefault="004A399F" w:rsidP="004A399F">
            <w:pPr>
              <w:rPr>
                <w:sz w:val="20"/>
                <w:szCs w:val="20"/>
              </w:rPr>
            </w:pPr>
            <w:r w:rsidRPr="004A399F">
              <w:rPr>
                <w:sz w:val="20"/>
                <w:szCs w:val="20"/>
              </w:rPr>
              <w:t>8/16/2024</w:t>
            </w:r>
          </w:p>
        </w:tc>
        <w:tc>
          <w:tcPr>
            <w:tcW w:w="0" w:type="auto"/>
            <w:vAlign w:val="center"/>
            <w:hideMark/>
          </w:tcPr>
          <w:p w14:paraId="656B3EBB"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5E527954"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1D056CDA"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42D98CC"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44BAD64"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647A2BB" w14:textId="77777777" w:rsidR="004A399F" w:rsidRPr="004A399F" w:rsidRDefault="004A399F" w:rsidP="004A399F">
            <w:pPr>
              <w:jc w:val="right"/>
              <w:rPr>
                <w:sz w:val="20"/>
                <w:szCs w:val="20"/>
              </w:rPr>
            </w:pPr>
            <w:r w:rsidRPr="004A399F">
              <w:rPr>
                <w:sz w:val="20"/>
                <w:szCs w:val="20"/>
              </w:rPr>
              <w:t>0</w:t>
            </w:r>
          </w:p>
        </w:tc>
      </w:tr>
      <w:tr w:rsidR="004A399F" w:rsidRPr="004A399F" w14:paraId="7713DE1C" w14:textId="77777777" w:rsidTr="004A399F">
        <w:trPr>
          <w:trHeight w:val="215"/>
          <w:tblCellSpacing w:w="15" w:type="dxa"/>
        </w:trPr>
        <w:tc>
          <w:tcPr>
            <w:tcW w:w="0" w:type="auto"/>
            <w:vAlign w:val="center"/>
            <w:hideMark/>
          </w:tcPr>
          <w:p w14:paraId="66DC2AC9" w14:textId="77777777" w:rsidR="004A399F" w:rsidRPr="004A399F" w:rsidRDefault="004A399F" w:rsidP="004A399F">
            <w:pPr>
              <w:rPr>
                <w:sz w:val="20"/>
                <w:szCs w:val="20"/>
              </w:rPr>
            </w:pPr>
            <w:r w:rsidRPr="004A399F">
              <w:rPr>
                <w:sz w:val="20"/>
                <w:szCs w:val="20"/>
              </w:rPr>
              <w:t>8/25/2024</w:t>
            </w:r>
          </w:p>
        </w:tc>
        <w:tc>
          <w:tcPr>
            <w:tcW w:w="0" w:type="auto"/>
            <w:vAlign w:val="center"/>
            <w:hideMark/>
          </w:tcPr>
          <w:p w14:paraId="27623DDC"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7EEBD66B"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388DBB3C"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054CA15"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FD966F0"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24EE0D4" w14:textId="77777777" w:rsidR="004A399F" w:rsidRPr="004A399F" w:rsidRDefault="004A399F" w:rsidP="004A399F">
            <w:pPr>
              <w:jc w:val="right"/>
              <w:rPr>
                <w:sz w:val="20"/>
                <w:szCs w:val="20"/>
              </w:rPr>
            </w:pPr>
            <w:r w:rsidRPr="004A399F">
              <w:rPr>
                <w:sz w:val="20"/>
                <w:szCs w:val="20"/>
              </w:rPr>
              <w:t>0</w:t>
            </w:r>
          </w:p>
        </w:tc>
      </w:tr>
      <w:tr w:rsidR="004A399F" w:rsidRPr="004A399F" w14:paraId="37969EDD" w14:textId="77777777" w:rsidTr="004A399F">
        <w:trPr>
          <w:trHeight w:val="215"/>
          <w:tblCellSpacing w:w="15" w:type="dxa"/>
        </w:trPr>
        <w:tc>
          <w:tcPr>
            <w:tcW w:w="0" w:type="auto"/>
            <w:vAlign w:val="center"/>
            <w:hideMark/>
          </w:tcPr>
          <w:p w14:paraId="503CC1BF" w14:textId="77777777" w:rsidR="004A399F" w:rsidRPr="004A399F" w:rsidRDefault="004A399F" w:rsidP="004A399F">
            <w:pPr>
              <w:rPr>
                <w:sz w:val="20"/>
                <w:szCs w:val="20"/>
              </w:rPr>
            </w:pPr>
            <w:r w:rsidRPr="004A399F">
              <w:rPr>
                <w:sz w:val="20"/>
                <w:szCs w:val="20"/>
              </w:rPr>
              <w:t>4/26/2024</w:t>
            </w:r>
          </w:p>
        </w:tc>
        <w:tc>
          <w:tcPr>
            <w:tcW w:w="0" w:type="auto"/>
            <w:vAlign w:val="center"/>
            <w:hideMark/>
          </w:tcPr>
          <w:p w14:paraId="45E193AE"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9EB4523"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1C84221"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A9DD3EB"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63D78F5F"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FA427C5" w14:textId="77777777" w:rsidR="004A399F" w:rsidRPr="004A399F" w:rsidRDefault="004A399F" w:rsidP="004A399F">
            <w:pPr>
              <w:jc w:val="right"/>
              <w:rPr>
                <w:sz w:val="20"/>
                <w:szCs w:val="20"/>
              </w:rPr>
            </w:pPr>
            <w:r w:rsidRPr="004A399F">
              <w:rPr>
                <w:sz w:val="20"/>
                <w:szCs w:val="20"/>
              </w:rPr>
              <w:t>0</w:t>
            </w:r>
          </w:p>
        </w:tc>
      </w:tr>
      <w:tr w:rsidR="004A399F" w:rsidRPr="004A399F" w14:paraId="4E8809B8" w14:textId="77777777" w:rsidTr="004A399F">
        <w:trPr>
          <w:trHeight w:val="172"/>
          <w:tblCellSpacing w:w="15" w:type="dxa"/>
        </w:trPr>
        <w:tc>
          <w:tcPr>
            <w:tcW w:w="0" w:type="auto"/>
            <w:vAlign w:val="center"/>
            <w:hideMark/>
          </w:tcPr>
          <w:p w14:paraId="28594626" w14:textId="77777777" w:rsidR="004A399F" w:rsidRPr="004A399F" w:rsidRDefault="004A399F" w:rsidP="004A399F">
            <w:pPr>
              <w:rPr>
                <w:sz w:val="20"/>
                <w:szCs w:val="20"/>
              </w:rPr>
            </w:pPr>
            <w:r w:rsidRPr="004A399F">
              <w:rPr>
                <w:sz w:val="20"/>
                <w:szCs w:val="20"/>
              </w:rPr>
              <w:t>9/2/2024</w:t>
            </w:r>
          </w:p>
        </w:tc>
        <w:tc>
          <w:tcPr>
            <w:tcW w:w="0" w:type="auto"/>
            <w:vAlign w:val="center"/>
            <w:hideMark/>
          </w:tcPr>
          <w:p w14:paraId="03E4ECAF"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058B6FE"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6670D156"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11BD0C0"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32404F4"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7DEEF1D" w14:textId="77777777" w:rsidR="004A399F" w:rsidRPr="004A399F" w:rsidRDefault="004A399F" w:rsidP="004A399F">
            <w:pPr>
              <w:jc w:val="right"/>
              <w:rPr>
                <w:sz w:val="20"/>
                <w:szCs w:val="20"/>
              </w:rPr>
            </w:pPr>
            <w:r w:rsidRPr="004A399F">
              <w:rPr>
                <w:sz w:val="20"/>
                <w:szCs w:val="20"/>
              </w:rPr>
              <w:t>0</w:t>
            </w:r>
          </w:p>
        </w:tc>
      </w:tr>
      <w:tr w:rsidR="004A399F" w:rsidRPr="004A399F" w14:paraId="198B3613" w14:textId="77777777" w:rsidTr="004A399F">
        <w:trPr>
          <w:trHeight w:val="215"/>
          <w:tblCellSpacing w:w="15" w:type="dxa"/>
        </w:trPr>
        <w:tc>
          <w:tcPr>
            <w:tcW w:w="0" w:type="auto"/>
            <w:vAlign w:val="center"/>
            <w:hideMark/>
          </w:tcPr>
          <w:p w14:paraId="53E9BE0C" w14:textId="77777777" w:rsidR="004A399F" w:rsidRPr="004A399F" w:rsidRDefault="004A399F" w:rsidP="004A399F">
            <w:pPr>
              <w:rPr>
                <w:sz w:val="20"/>
                <w:szCs w:val="20"/>
              </w:rPr>
            </w:pPr>
            <w:r w:rsidRPr="004A399F">
              <w:rPr>
                <w:sz w:val="20"/>
                <w:szCs w:val="20"/>
              </w:rPr>
              <w:t>6/28/2024</w:t>
            </w:r>
          </w:p>
        </w:tc>
        <w:tc>
          <w:tcPr>
            <w:tcW w:w="0" w:type="auto"/>
            <w:vAlign w:val="center"/>
            <w:hideMark/>
          </w:tcPr>
          <w:p w14:paraId="492CA2E8" w14:textId="77777777" w:rsidR="004A399F" w:rsidRPr="004A399F" w:rsidRDefault="004A399F" w:rsidP="004A399F">
            <w:pPr>
              <w:jc w:val="right"/>
              <w:rPr>
                <w:sz w:val="20"/>
                <w:szCs w:val="20"/>
              </w:rPr>
            </w:pPr>
            <w:r w:rsidRPr="004A399F">
              <w:rPr>
                <w:sz w:val="20"/>
                <w:szCs w:val="20"/>
              </w:rPr>
              <w:t>4</w:t>
            </w:r>
          </w:p>
        </w:tc>
        <w:tc>
          <w:tcPr>
            <w:tcW w:w="0" w:type="auto"/>
            <w:vAlign w:val="center"/>
            <w:hideMark/>
          </w:tcPr>
          <w:p w14:paraId="5072823C" w14:textId="77777777" w:rsidR="004A399F" w:rsidRPr="004A399F" w:rsidRDefault="004A399F" w:rsidP="004A399F">
            <w:pPr>
              <w:jc w:val="right"/>
              <w:rPr>
                <w:sz w:val="20"/>
                <w:szCs w:val="20"/>
              </w:rPr>
            </w:pPr>
            <w:r w:rsidRPr="004A399F">
              <w:rPr>
                <w:sz w:val="20"/>
                <w:szCs w:val="20"/>
              </w:rPr>
              <w:t>4</w:t>
            </w:r>
          </w:p>
        </w:tc>
        <w:tc>
          <w:tcPr>
            <w:tcW w:w="0" w:type="auto"/>
            <w:vAlign w:val="center"/>
            <w:hideMark/>
          </w:tcPr>
          <w:p w14:paraId="53FB1D79"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63A69774"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90D1795"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64E6BD2" w14:textId="77777777" w:rsidR="004A399F" w:rsidRPr="004A399F" w:rsidRDefault="004A399F" w:rsidP="004A399F">
            <w:pPr>
              <w:jc w:val="right"/>
              <w:rPr>
                <w:sz w:val="20"/>
                <w:szCs w:val="20"/>
              </w:rPr>
            </w:pPr>
            <w:r w:rsidRPr="004A399F">
              <w:rPr>
                <w:sz w:val="20"/>
                <w:szCs w:val="20"/>
              </w:rPr>
              <w:t>0</w:t>
            </w:r>
          </w:p>
        </w:tc>
      </w:tr>
      <w:tr w:rsidR="004A399F" w:rsidRPr="004A399F" w14:paraId="3D077AEE" w14:textId="77777777" w:rsidTr="004A399F">
        <w:trPr>
          <w:trHeight w:val="215"/>
          <w:tblCellSpacing w:w="15" w:type="dxa"/>
        </w:trPr>
        <w:tc>
          <w:tcPr>
            <w:tcW w:w="0" w:type="auto"/>
            <w:vAlign w:val="center"/>
            <w:hideMark/>
          </w:tcPr>
          <w:p w14:paraId="0CA64821" w14:textId="77777777" w:rsidR="004A399F" w:rsidRPr="004A399F" w:rsidRDefault="004A399F" w:rsidP="004A399F">
            <w:pPr>
              <w:rPr>
                <w:sz w:val="20"/>
                <w:szCs w:val="20"/>
              </w:rPr>
            </w:pPr>
            <w:r w:rsidRPr="004A399F">
              <w:rPr>
                <w:sz w:val="20"/>
                <w:szCs w:val="20"/>
              </w:rPr>
              <w:t>9/5/2024</w:t>
            </w:r>
          </w:p>
        </w:tc>
        <w:tc>
          <w:tcPr>
            <w:tcW w:w="0" w:type="auto"/>
            <w:vAlign w:val="center"/>
            <w:hideMark/>
          </w:tcPr>
          <w:p w14:paraId="6229C991"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7826A6A0"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7DD337F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2B17EC75"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FD70E9B"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85842CE" w14:textId="77777777" w:rsidR="004A399F" w:rsidRPr="004A399F" w:rsidRDefault="004A399F" w:rsidP="004A399F">
            <w:pPr>
              <w:jc w:val="right"/>
              <w:rPr>
                <w:sz w:val="20"/>
                <w:szCs w:val="20"/>
              </w:rPr>
            </w:pPr>
            <w:r w:rsidRPr="004A399F">
              <w:rPr>
                <w:sz w:val="20"/>
                <w:szCs w:val="20"/>
              </w:rPr>
              <w:t>0</w:t>
            </w:r>
          </w:p>
        </w:tc>
      </w:tr>
      <w:tr w:rsidR="004A399F" w:rsidRPr="004A399F" w14:paraId="11D02184" w14:textId="77777777" w:rsidTr="004A399F">
        <w:trPr>
          <w:trHeight w:val="215"/>
          <w:tblCellSpacing w:w="15" w:type="dxa"/>
        </w:trPr>
        <w:tc>
          <w:tcPr>
            <w:tcW w:w="0" w:type="auto"/>
            <w:vAlign w:val="center"/>
            <w:hideMark/>
          </w:tcPr>
          <w:p w14:paraId="6303C8BC" w14:textId="77777777" w:rsidR="004A399F" w:rsidRPr="004A399F" w:rsidRDefault="004A399F" w:rsidP="004A399F">
            <w:pPr>
              <w:rPr>
                <w:sz w:val="20"/>
                <w:szCs w:val="20"/>
              </w:rPr>
            </w:pPr>
            <w:r w:rsidRPr="004A399F">
              <w:rPr>
                <w:sz w:val="20"/>
                <w:szCs w:val="20"/>
              </w:rPr>
              <w:t>9/26/2024</w:t>
            </w:r>
          </w:p>
        </w:tc>
        <w:tc>
          <w:tcPr>
            <w:tcW w:w="0" w:type="auto"/>
            <w:vAlign w:val="center"/>
            <w:hideMark/>
          </w:tcPr>
          <w:p w14:paraId="2338D10E"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55B8CA1F"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2D2EDE68"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A16F8C5"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E529839"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21A6A9E3" w14:textId="77777777" w:rsidR="004A399F" w:rsidRPr="004A399F" w:rsidRDefault="004A399F" w:rsidP="004A399F">
            <w:pPr>
              <w:jc w:val="right"/>
              <w:rPr>
                <w:sz w:val="20"/>
                <w:szCs w:val="20"/>
              </w:rPr>
            </w:pPr>
            <w:r w:rsidRPr="004A399F">
              <w:rPr>
                <w:sz w:val="20"/>
                <w:szCs w:val="20"/>
              </w:rPr>
              <w:t>0</w:t>
            </w:r>
          </w:p>
        </w:tc>
      </w:tr>
      <w:tr w:rsidR="004A399F" w:rsidRPr="004A399F" w14:paraId="474411A8" w14:textId="77777777" w:rsidTr="004A399F">
        <w:trPr>
          <w:trHeight w:val="172"/>
          <w:tblCellSpacing w:w="15" w:type="dxa"/>
        </w:trPr>
        <w:tc>
          <w:tcPr>
            <w:tcW w:w="0" w:type="auto"/>
            <w:vAlign w:val="center"/>
            <w:hideMark/>
          </w:tcPr>
          <w:p w14:paraId="78A27355" w14:textId="77777777" w:rsidR="004A399F" w:rsidRPr="004A399F" w:rsidRDefault="004A399F" w:rsidP="004A399F">
            <w:pPr>
              <w:rPr>
                <w:sz w:val="20"/>
                <w:szCs w:val="20"/>
              </w:rPr>
            </w:pPr>
            <w:r w:rsidRPr="004A399F">
              <w:rPr>
                <w:sz w:val="20"/>
                <w:szCs w:val="20"/>
              </w:rPr>
              <w:t>9/28/2024</w:t>
            </w:r>
          </w:p>
        </w:tc>
        <w:tc>
          <w:tcPr>
            <w:tcW w:w="0" w:type="auto"/>
            <w:vAlign w:val="center"/>
            <w:hideMark/>
          </w:tcPr>
          <w:p w14:paraId="0B2F6E6E"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5AC30A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29D437F6"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D73AD69"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69D07533"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D2D207B" w14:textId="77777777" w:rsidR="004A399F" w:rsidRPr="004A399F" w:rsidRDefault="004A399F" w:rsidP="004A399F">
            <w:pPr>
              <w:jc w:val="right"/>
              <w:rPr>
                <w:sz w:val="20"/>
                <w:szCs w:val="20"/>
              </w:rPr>
            </w:pPr>
            <w:r w:rsidRPr="004A399F">
              <w:rPr>
                <w:sz w:val="20"/>
                <w:szCs w:val="20"/>
              </w:rPr>
              <w:t>0</w:t>
            </w:r>
          </w:p>
        </w:tc>
      </w:tr>
      <w:tr w:rsidR="004A399F" w:rsidRPr="004A399F" w14:paraId="5BBFDFB4" w14:textId="77777777" w:rsidTr="004A399F">
        <w:trPr>
          <w:trHeight w:val="215"/>
          <w:tblCellSpacing w:w="15" w:type="dxa"/>
        </w:trPr>
        <w:tc>
          <w:tcPr>
            <w:tcW w:w="0" w:type="auto"/>
            <w:vAlign w:val="center"/>
            <w:hideMark/>
          </w:tcPr>
          <w:p w14:paraId="1966475B" w14:textId="77777777" w:rsidR="004A399F" w:rsidRPr="004A399F" w:rsidRDefault="004A399F" w:rsidP="004A399F">
            <w:pPr>
              <w:rPr>
                <w:sz w:val="20"/>
                <w:szCs w:val="20"/>
              </w:rPr>
            </w:pPr>
            <w:r w:rsidRPr="004A399F">
              <w:rPr>
                <w:sz w:val="20"/>
                <w:szCs w:val="20"/>
              </w:rPr>
              <w:t>4/5/2024</w:t>
            </w:r>
          </w:p>
        </w:tc>
        <w:tc>
          <w:tcPr>
            <w:tcW w:w="0" w:type="auto"/>
            <w:vAlign w:val="center"/>
            <w:hideMark/>
          </w:tcPr>
          <w:p w14:paraId="03CC2210"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49437589"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3C00EBA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A5E1CB3"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77FB221"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8E1712E" w14:textId="77777777" w:rsidR="004A399F" w:rsidRPr="004A399F" w:rsidRDefault="004A399F" w:rsidP="004A399F">
            <w:pPr>
              <w:jc w:val="right"/>
              <w:rPr>
                <w:sz w:val="20"/>
                <w:szCs w:val="20"/>
              </w:rPr>
            </w:pPr>
            <w:r w:rsidRPr="004A399F">
              <w:rPr>
                <w:sz w:val="20"/>
                <w:szCs w:val="20"/>
              </w:rPr>
              <w:t>0</w:t>
            </w:r>
          </w:p>
        </w:tc>
      </w:tr>
      <w:tr w:rsidR="004A399F" w:rsidRPr="004A399F" w14:paraId="6CAC0F15" w14:textId="77777777" w:rsidTr="004A399F">
        <w:trPr>
          <w:trHeight w:val="215"/>
          <w:tblCellSpacing w:w="15" w:type="dxa"/>
        </w:trPr>
        <w:tc>
          <w:tcPr>
            <w:tcW w:w="0" w:type="auto"/>
            <w:vAlign w:val="center"/>
            <w:hideMark/>
          </w:tcPr>
          <w:p w14:paraId="6AF5EF1B" w14:textId="77777777" w:rsidR="004A399F" w:rsidRPr="004A399F" w:rsidRDefault="004A399F" w:rsidP="004A399F">
            <w:pPr>
              <w:rPr>
                <w:sz w:val="20"/>
                <w:szCs w:val="20"/>
              </w:rPr>
            </w:pPr>
            <w:r w:rsidRPr="004A399F">
              <w:rPr>
                <w:sz w:val="20"/>
                <w:szCs w:val="20"/>
              </w:rPr>
              <w:t>4/10/2024</w:t>
            </w:r>
          </w:p>
        </w:tc>
        <w:tc>
          <w:tcPr>
            <w:tcW w:w="0" w:type="auto"/>
            <w:vAlign w:val="center"/>
            <w:hideMark/>
          </w:tcPr>
          <w:p w14:paraId="77E2BC2B"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5059A3E6"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19F18626"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61B4203E"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645CC74"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EC1677D" w14:textId="77777777" w:rsidR="004A399F" w:rsidRPr="004A399F" w:rsidRDefault="004A399F" w:rsidP="004A399F">
            <w:pPr>
              <w:jc w:val="right"/>
              <w:rPr>
                <w:sz w:val="20"/>
                <w:szCs w:val="20"/>
              </w:rPr>
            </w:pPr>
            <w:r w:rsidRPr="004A399F">
              <w:rPr>
                <w:sz w:val="20"/>
                <w:szCs w:val="20"/>
              </w:rPr>
              <w:t>0</w:t>
            </w:r>
          </w:p>
        </w:tc>
      </w:tr>
      <w:tr w:rsidR="004A399F" w:rsidRPr="004A399F" w14:paraId="1486A8A6" w14:textId="77777777" w:rsidTr="004A399F">
        <w:trPr>
          <w:trHeight w:val="215"/>
          <w:tblCellSpacing w:w="15" w:type="dxa"/>
        </w:trPr>
        <w:tc>
          <w:tcPr>
            <w:tcW w:w="0" w:type="auto"/>
            <w:vAlign w:val="center"/>
            <w:hideMark/>
          </w:tcPr>
          <w:p w14:paraId="1FCB8F51" w14:textId="77777777" w:rsidR="004A399F" w:rsidRPr="004A399F" w:rsidRDefault="004A399F" w:rsidP="004A399F">
            <w:pPr>
              <w:rPr>
                <w:sz w:val="20"/>
                <w:szCs w:val="20"/>
              </w:rPr>
            </w:pPr>
            <w:r w:rsidRPr="004A399F">
              <w:rPr>
                <w:sz w:val="20"/>
                <w:szCs w:val="20"/>
              </w:rPr>
              <w:t>11/17/2024</w:t>
            </w:r>
          </w:p>
        </w:tc>
        <w:tc>
          <w:tcPr>
            <w:tcW w:w="0" w:type="auto"/>
            <w:vAlign w:val="center"/>
            <w:hideMark/>
          </w:tcPr>
          <w:p w14:paraId="5F45E579"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7814500"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540D602"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35EEFBB"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C1FAD14"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63FB16E" w14:textId="77777777" w:rsidR="004A399F" w:rsidRPr="004A399F" w:rsidRDefault="004A399F" w:rsidP="004A399F">
            <w:pPr>
              <w:jc w:val="right"/>
              <w:rPr>
                <w:sz w:val="20"/>
                <w:szCs w:val="20"/>
              </w:rPr>
            </w:pPr>
            <w:r w:rsidRPr="004A399F">
              <w:rPr>
                <w:sz w:val="20"/>
                <w:szCs w:val="20"/>
              </w:rPr>
              <w:t>0</w:t>
            </w:r>
          </w:p>
        </w:tc>
      </w:tr>
      <w:tr w:rsidR="004A399F" w:rsidRPr="004A399F" w14:paraId="48A72F14" w14:textId="77777777" w:rsidTr="004A399F">
        <w:trPr>
          <w:trHeight w:val="215"/>
          <w:tblCellSpacing w:w="15" w:type="dxa"/>
        </w:trPr>
        <w:tc>
          <w:tcPr>
            <w:tcW w:w="0" w:type="auto"/>
            <w:vAlign w:val="center"/>
            <w:hideMark/>
          </w:tcPr>
          <w:p w14:paraId="0D009A0F" w14:textId="77777777" w:rsidR="004A399F" w:rsidRPr="004A399F" w:rsidRDefault="004A399F" w:rsidP="004A399F">
            <w:pPr>
              <w:rPr>
                <w:sz w:val="20"/>
                <w:szCs w:val="20"/>
              </w:rPr>
            </w:pPr>
            <w:r w:rsidRPr="004A399F">
              <w:rPr>
                <w:sz w:val="20"/>
                <w:szCs w:val="20"/>
              </w:rPr>
              <w:t>11/21/2024</w:t>
            </w:r>
          </w:p>
        </w:tc>
        <w:tc>
          <w:tcPr>
            <w:tcW w:w="0" w:type="auto"/>
            <w:vAlign w:val="center"/>
            <w:hideMark/>
          </w:tcPr>
          <w:p w14:paraId="6B22FC4D"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3836016C"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0AE151D9"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10D9B7F"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2130A51"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2F7F7B3A" w14:textId="77777777" w:rsidR="004A399F" w:rsidRPr="004A399F" w:rsidRDefault="004A399F" w:rsidP="004A399F">
            <w:pPr>
              <w:jc w:val="right"/>
              <w:rPr>
                <w:sz w:val="20"/>
                <w:szCs w:val="20"/>
              </w:rPr>
            </w:pPr>
            <w:r w:rsidRPr="004A399F">
              <w:rPr>
                <w:sz w:val="20"/>
                <w:szCs w:val="20"/>
              </w:rPr>
              <w:t>0</w:t>
            </w:r>
          </w:p>
        </w:tc>
      </w:tr>
      <w:tr w:rsidR="004A399F" w:rsidRPr="004A399F" w14:paraId="0A6212DC" w14:textId="77777777" w:rsidTr="004A399F">
        <w:trPr>
          <w:trHeight w:val="172"/>
          <w:tblCellSpacing w:w="15" w:type="dxa"/>
        </w:trPr>
        <w:tc>
          <w:tcPr>
            <w:tcW w:w="0" w:type="auto"/>
            <w:vAlign w:val="center"/>
            <w:hideMark/>
          </w:tcPr>
          <w:p w14:paraId="50C5FD00" w14:textId="77777777" w:rsidR="004A399F" w:rsidRPr="004A399F" w:rsidRDefault="004A399F" w:rsidP="004A399F">
            <w:pPr>
              <w:rPr>
                <w:sz w:val="20"/>
                <w:szCs w:val="20"/>
              </w:rPr>
            </w:pPr>
            <w:r w:rsidRPr="004A399F">
              <w:rPr>
                <w:sz w:val="20"/>
                <w:szCs w:val="20"/>
              </w:rPr>
              <w:t>12/12/2024</w:t>
            </w:r>
          </w:p>
        </w:tc>
        <w:tc>
          <w:tcPr>
            <w:tcW w:w="0" w:type="auto"/>
            <w:vAlign w:val="center"/>
            <w:hideMark/>
          </w:tcPr>
          <w:p w14:paraId="5687CC5B"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2B7935B"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79CCACC"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651CCB8C"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CB9B917"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BFE6B2B" w14:textId="77777777" w:rsidR="004A399F" w:rsidRPr="004A399F" w:rsidRDefault="004A399F" w:rsidP="004A399F">
            <w:pPr>
              <w:jc w:val="right"/>
              <w:rPr>
                <w:sz w:val="20"/>
                <w:szCs w:val="20"/>
              </w:rPr>
            </w:pPr>
            <w:r w:rsidRPr="004A399F">
              <w:rPr>
                <w:sz w:val="20"/>
                <w:szCs w:val="20"/>
              </w:rPr>
              <w:t>0</w:t>
            </w:r>
          </w:p>
        </w:tc>
      </w:tr>
      <w:tr w:rsidR="004A399F" w:rsidRPr="004A399F" w14:paraId="5C524651" w14:textId="77777777" w:rsidTr="004A399F">
        <w:trPr>
          <w:trHeight w:val="215"/>
          <w:tblCellSpacing w:w="15" w:type="dxa"/>
        </w:trPr>
        <w:tc>
          <w:tcPr>
            <w:tcW w:w="0" w:type="auto"/>
            <w:vAlign w:val="center"/>
            <w:hideMark/>
          </w:tcPr>
          <w:p w14:paraId="6F7A4B46" w14:textId="77777777" w:rsidR="004A399F" w:rsidRPr="004A399F" w:rsidRDefault="004A399F" w:rsidP="004A399F">
            <w:pPr>
              <w:rPr>
                <w:sz w:val="20"/>
                <w:szCs w:val="20"/>
              </w:rPr>
            </w:pPr>
            <w:r w:rsidRPr="004A399F">
              <w:rPr>
                <w:sz w:val="20"/>
                <w:szCs w:val="20"/>
              </w:rPr>
              <w:t>1/14/2025</w:t>
            </w:r>
          </w:p>
        </w:tc>
        <w:tc>
          <w:tcPr>
            <w:tcW w:w="0" w:type="auto"/>
            <w:vAlign w:val="center"/>
            <w:hideMark/>
          </w:tcPr>
          <w:p w14:paraId="41A6B5F7"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339F9009"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0B6571CE"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DCB98B8"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6AE9D1E"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3CE4C4F" w14:textId="77777777" w:rsidR="004A399F" w:rsidRPr="004A399F" w:rsidRDefault="004A399F" w:rsidP="004A399F">
            <w:pPr>
              <w:jc w:val="right"/>
              <w:rPr>
                <w:sz w:val="20"/>
                <w:szCs w:val="20"/>
              </w:rPr>
            </w:pPr>
            <w:r w:rsidRPr="004A399F">
              <w:rPr>
                <w:sz w:val="20"/>
                <w:szCs w:val="20"/>
              </w:rPr>
              <w:t>0</w:t>
            </w:r>
          </w:p>
        </w:tc>
      </w:tr>
      <w:tr w:rsidR="004A399F" w:rsidRPr="004A399F" w14:paraId="5A3CD5FE" w14:textId="77777777" w:rsidTr="004A399F">
        <w:trPr>
          <w:trHeight w:val="215"/>
          <w:tblCellSpacing w:w="15" w:type="dxa"/>
        </w:trPr>
        <w:tc>
          <w:tcPr>
            <w:tcW w:w="0" w:type="auto"/>
            <w:vAlign w:val="center"/>
            <w:hideMark/>
          </w:tcPr>
          <w:p w14:paraId="5B60868A" w14:textId="77777777" w:rsidR="004A399F" w:rsidRPr="004A399F" w:rsidRDefault="004A399F" w:rsidP="004A399F">
            <w:pPr>
              <w:rPr>
                <w:sz w:val="20"/>
                <w:szCs w:val="20"/>
              </w:rPr>
            </w:pPr>
            <w:r w:rsidRPr="004A399F">
              <w:rPr>
                <w:sz w:val="20"/>
                <w:szCs w:val="20"/>
              </w:rPr>
              <w:t>1/27/2025</w:t>
            </w:r>
          </w:p>
        </w:tc>
        <w:tc>
          <w:tcPr>
            <w:tcW w:w="0" w:type="auto"/>
            <w:vAlign w:val="center"/>
            <w:hideMark/>
          </w:tcPr>
          <w:p w14:paraId="2116324D"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6B948977"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3C6A7DBC"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C667787"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620454E7"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B39FA1B" w14:textId="77777777" w:rsidR="004A399F" w:rsidRPr="004A399F" w:rsidRDefault="004A399F" w:rsidP="004A399F">
            <w:pPr>
              <w:jc w:val="right"/>
              <w:rPr>
                <w:sz w:val="20"/>
                <w:szCs w:val="20"/>
              </w:rPr>
            </w:pPr>
            <w:r w:rsidRPr="004A399F">
              <w:rPr>
                <w:sz w:val="20"/>
                <w:szCs w:val="20"/>
              </w:rPr>
              <w:t>0</w:t>
            </w:r>
          </w:p>
        </w:tc>
      </w:tr>
      <w:tr w:rsidR="004A399F" w:rsidRPr="004A399F" w14:paraId="66DBEB68" w14:textId="77777777" w:rsidTr="004A399F">
        <w:trPr>
          <w:trHeight w:val="215"/>
          <w:tblCellSpacing w:w="15" w:type="dxa"/>
        </w:trPr>
        <w:tc>
          <w:tcPr>
            <w:tcW w:w="0" w:type="auto"/>
            <w:vAlign w:val="center"/>
            <w:hideMark/>
          </w:tcPr>
          <w:p w14:paraId="6AEA5899" w14:textId="77777777" w:rsidR="004A399F" w:rsidRPr="004A399F" w:rsidRDefault="004A399F" w:rsidP="004A399F">
            <w:pPr>
              <w:rPr>
                <w:sz w:val="20"/>
                <w:szCs w:val="20"/>
              </w:rPr>
            </w:pPr>
            <w:r w:rsidRPr="004A399F">
              <w:rPr>
                <w:sz w:val="20"/>
                <w:szCs w:val="20"/>
              </w:rPr>
              <w:t>2/17/2025</w:t>
            </w:r>
          </w:p>
        </w:tc>
        <w:tc>
          <w:tcPr>
            <w:tcW w:w="0" w:type="auto"/>
            <w:vAlign w:val="center"/>
            <w:hideMark/>
          </w:tcPr>
          <w:p w14:paraId="3B55D1EE"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666363F6"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0DFEBFAB"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10BBACC"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A09D603"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266409E2" w14:textId="77777777" w:rsidR="004A399F" w:rsidRPr="004A399F" w:rsidRDefault="004A399F" w:rsidP="004A399F">
            <w:pPr>
              <w:jc w:val="right"/>
              <w:rPr>
                <w:sz w:val="20"/>
                <w:szCs w:val="20"/>
              </w:rPr>
            </w:pPr>
            <w:r w:rsidRPr="004A399F">
              <w:rPr>
                <w:sz w:val="20"/>
                <w:szCs w:val="20"/>
              </w:rPr>
              <w:t>0</w:t>
            </w:r>
          </w:p>
        </w:tc>
      </w:tr>
      <w:tr w:rsidR="004A399F" w:rsidRPr="004A399F" w14:paraId="18FB7381" w14:textId="77777777" w:rsidTr="004A399F">
        <w:trPr>
          <w:trHeight w:val="215"/>
          <w:tblCellSpacing w:w="15" w:type="dxa"/>
        </w:trPr>
        <w:tc>
          <w:tcPr>
            <w:tcW w:w="0" w:type="auto"/>
            <w:vAlign w:val="center"/>
            <w:hideMark/>
          </w:tcPr>
          <w:p w14:paraId="1DE2D97D" w14:textId="77777777" w:rsidR="004A399F" w:rsidRPr="004A399F" w:rsidRDefault="004A399F" w:rsidP="004A399F">
            <w:pPr>
              <w:rPr>
                <w:sz w:val="20"/>
                <w:szCs w:val="20"/>
              </w:rPr>
            </w:pPr>
            <w:r w:rsidRPr="004A399F">
              <w:rPr>
                <w:sz w:val="20"/>
                <w:szCs w:val="20"/>
              </w:rPr>
              <w:t>2/24/2025</w:t>
            </w:r>
          </w:p>
        </w:tc>
        <w:tc>
          <w:tcPr>
            <w:tcW w:w="0" w:type="auto"/>
            <w:vAlign w:val="center"/>
            <w:hideMark/>
          </w:tcPr>
          <w:p w14:paraId="22BE48AF"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78F724DB"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3C4DEA1B"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41AF417"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6912C782"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07CA610" w14:textId="77777777" w:rsidR="004A399F" w:rsidRPr="004A399F" w:rsidRDefault="004A399F" w:rsidP="004A399F">
            <w:pPr>
              <w:jc w:val="right"/>
              <w:rPr>
                <w:sz w:val="20"/>
                <w:szCs w:val="20"/>
              </w:rPr>
            </w:pPr>
            <w:r w:rsidRPr="004A399F">
              <w:rPr>
                <w:sz w:val="20"/>
                <w:szCs w:val="20"/>
              </w:rPr>
              <w:t>0</w:t>
            </w:r>
          </w:p>
        </w:tc>
      </w:tr>
      <w:tr w:rsidR="004A399F" w:rsidRPr="004A399F" w14:paraId="1E9A82AC" w14:textId="77777777" w:rsidTr="004A399F">
        <w:trPr>
          <w:trHeight w:val="172"/>
          <w:tblCellSpacing w:w="15" w:type="dxa"/>
        </w:trPr>
        <w:tc>
          <w:tcPr>
            <w:tcW w:w="0" w:type="auto"/>
            <w:vAlign w:val="center"/>
            <w:hideMark/>
          </w:tcPr>
          <w:p w14:paraId="018ADE7B" w14:textId="77777777" w:rsidR="004A399F" w:rsidRPr="004A399F" w:rsidRDefault="004A399F" w:rsidP="004A399F">
            <w:pPr>
              <w:rPr>
                <w:sz w:val="20"/>
                <w:szCs w:val="20"/>
              </w:rPr>
            </w:pPr>
            <w:r w:rsidRPr="004A399F">
              <w:rPr>
                <w:sz w:val="20"/>
                <w:szCs w:val="20"/>
              </w:rPr>
              <w:t>2/27/2025</w:t>
            </w:r>
          </w:p>
        </w:tc>
        <w:tc>
          <w:tcPr>
            <w:tcW w:w="0" w:type="auto"/>
            <w:vAlign w:val="center"/>
            <w:hideMark/>
          </w:tcPr>
          <w:p w14:paraId="4785B427"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6F5D2118"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62CB94B8"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715528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80CC0CA"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2C4CEFDC" w14:textId="77777777" w:rsidR="004A399F" w:rsidRPr="004A399F" w:rsidRDefault="004A399F" w:rsidP="004A399F">
            <w:pPr>
              <w:jc w:val="right"/>
              <w:rPr>
                <w:sz w:val="20"/>
                <w:szCs w:val="20"/>
              </w:rPr>
            </w:pPr>
            <w:r w:rsidRPr="004A399F">
              <w:rPr>
                <w:sz w:val="20"/>
                <w:szCs w:val="20"/>
              </w:rPr>
              <w:t>0</w:t>
            </w:r>
          </w:p>
        </w:tc>
      </w:tr>
      <w:tr w:rsidR="004A399F" w:rsidRPr="004A399F" w14:paraId="3FFF7D0D" w14:textId="77777777" w:rsidTr="004A399F">
        <w:trPr>
          <w:trHeight w:val="215"/>
          <w:tblCellSpacing w:w="15" w:type="dxa"/>
        </w:trPr>
        <w:tc>
          <w:tcPr>
            <w:tcW w:w="0" w:type="auto"/>
            <w:vAlign w:val="center"/>
            <w:hideMark/>
          </w:tcPr>
          <w:p w14:paraId="2893B95B" w14:textId="77777777" w:rsidR="004A399F" w:rsidRPr="004A399F" w:rsidRDefault="004A399F" w:rsidP="004A399F">
            <w:pPr>
              <w:rPr>
                <w:sz w:val="20"/>
                <w:szCs w:val="20"/>
              </w:rPr>
            </w:pPr>
            <w:r w:rsidRPr="004A399F">
              <w:rPr>
                <w:sz w:val="20"/>
                <w:szCs w:val="20"/>
              </w:rPr>
              <w:t>3/3/2025</w:t>
            </w:r>
          </w:p>
        </w:tc>
        <w:tc>
          <w:tcPr>
            <w:tcW w:w="0" w:type="auto"/>
            <w:vAlign w:val="center"/>
            <w:hideMark/>
          </w:tcPr>
          <w:p w14:paraId="463AACBA" w14:textId="77777777" w:rsidR="004A399F" w:rsidRPr="004A399F" w:rsidRDefault="004A399F" w:rsidP="004A399F">
            <w:pPr>
              <w:jc w:val="right"/>
              <w:rPr>
                <w:sz w:val="20"/>
                <w:szCs w:val="20"/>
              </w:rPr>
            </w:pPr>
            <w:r w:rsidRPr="004A399F">
              <w:rPr>
                <w:sz w:val="20"/>
                <w:szCs w:val="20"/>
              </w:rPr>
              <w:t>5</w:t>
            </w:r>
          </w:p>
        </w:tc>
        <w:tc>
          <w:tcPr>
            <w:tcW w:w="0" w:type="auto"/>
            <w:vAlign w:val="center"/>
            <w:hideMark/>
          </w:tcPr>
          <w:p w14:paraId="54013F26"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4EE07E01"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154EC71B"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A390904"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91B8664" w14:textId="77777777" w:rsidR="004A399F" w:rsidRPr="004A399F" w:rsidRDefault="004A399F" w:rsidP="004A399F">
            <w:pPr>
              <w:jc w:val="right"/>
              <w:rPr>
                <w:sz w:val="20"/>
                <w:szCs w:val="20"/>
              </w:rPr>
            </w:pPr>
            <w:r w:rsidRPr="004A399F">
              <w:rPr>
                <w:sz w:val="20"/>
                <w:szCs w:val="20"/>
              </w:rPr>
              <w:t>0</w:t>
            </w:r>
          </w:p>
        </w:tc>
      </w:tr>
      <w:tr w:rsidR="004A399F" w:rsidRPr="004A399F" w14:paraId="62BAE4AC" w14:textId="77777777" w:rsidTr="004A399F">
        <w:trPr>
          <w:trHeight w:val="215"/>
          <w:tblCellSpacing w:w="15" w:type="dxa"/>
        </w:trPr>
        <w:tc>
          <w:tcPr>
            <w:tcW w:w="0" w:type="auto"/>
            <w:vAlign w:val="center"/>
            <w:hideMark/>
          </w:tcPr>
          <w:p w14:paraId="476D2394" w14:textId="77777777" w:rsidR="004A399F" w:rsidRPr="004A399F" w:rsidRDefault="004A399F" w:rsidP="004A399F">
            <w:pPr>
              <w:rPr>
                <w:sz w:val="20"/>
                <w:szCs w:val="20"/>
              </w:rPr>
            </w:pPr>
            <w:r w:rsidRPr="004A399F">
              <w:rPr>
                <w:sz w:val="20"/>
                <w:szCs w:val="20"/>
              </w:rPr>
              <w:t>3/6/2025</w:t>
            </w:r>
          </w:p>
        </w:tc>
        <w:tc>
          <w:tcPr>
            <w:tcW w:w="0" w:type="auto"/>
            <w:vAlign w:val="center"/>
            <w:hideMark/>
          </w:tcPr>
          <w:p w14:paraId="40FAC606" w14:textId="77777777" w:rsidR="004A399F" w:rsidRPr="004A399F" w:rsidRDefault="004A399F" w:rsidP="004A399F">
            <w:pPr>
              <w:jc w:val="right"/>
              <w:rPr>
                <w:sz w:val="20"/>
                <w:szCs w:val="20"/>
              </w:rPr>
            </w:pPr>
            <w:r w:rsidRPr="004A399F">
              <w:rPr>
                <w:sz w:val="20"/>
                <w:szCs w:val="20"/>
              </w:rPr>
              <w:t>6</w:t>
            </w:r>
          </w:p>
        </w:tc>
        <w:tc>
          <w:tcPr>
            <w:tcW w:w="0" w:type="auto"/>
            <w:vAlign w:val="center"/>
            <w:hideMark/>
          </w:tcPr>
          <w:p w14:paraId="6F8BA52D" w14:textId="77777777" w:rsidR="004A399F" w:rsidRPr="004A399F" w:rsidRDefault="004A399F" w:rsidP="004A399F">
            <w:pPr>
              <w:jc w:val="right"/>
              <w:rPr>
                <w:sz w:val="20"/>
                <w:szCs w:val="20"/>
              </w:rPr>
            </w:pPr>
            <w:r w:rsidRPr="004A399F">
              <w:rPr>
                <w:sz w:val="20"/>
                <w:szCs w:val="20"/>
              </w:rPr>
              <w:t>4</w:t>
            </w:r>
          </w:p>
        </w:tc>
        <w:tc>
          <w:tcPr>
            <w:tcW w:w="0" w:type="auto"/>
            <w:vAlign w:val="center"/>
            <w:hideMark/>
          </w:tcPr>
          <w:p w14:paraId="5B4C96BF"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244010B4"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8CD91C5"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15E1E3E" w14:textId="77777777" w:rsidR="004A399F" w:rsidRPr="004A399F" w:rsidRDefault="004A399F" w:rsidP="004A399F">
            <w:pPr>
              <w:jc w:val="right"/>
              <w:rPr>
                <w:sz w:val="20"/>
                <w:szCs w:val="20"/>
              </w:rPr>
            </w:pPr>
            <w:r w:rsidRPr="004A399F">
              <w:rPr>
                <w:sz w:val="20"/>
                <w:szCs w:val="20"/>
              </w:rPr>
              <w:t>0</w:t>
            </w:r>
          </w:p>
        </w:tc>
      </w:tr>
      <w:tr w:rsidR="004A399F" w:rsidRPr="004A399F" w14:paraId="55383CAE" w14:textId="77777777" w:rsidTr="004A399F">
        <w:trPr>
          <w:trHeight w:val="215"/>
          <w:tblCellSpacing w:w="15" w:type="dxa"/>
        </w:trPr>
        <w:tc>
          <w:tcPr>
            <w:tcW w:w="0" w:type="auto"/>
            <w:vAlign w:val="center"/>
            <w:hideMark/>
          </w:tcPr>
          <w:p w14:paraId="36E38482" w14:textId="77777777" w:rsidR="004A399F" w:rsidRPr="004A399F" w:rsidRDefault="004A399F" w:rsidP="004A399F">
            <w:pPr>
              <w:rPr>
                <w:sz w:val="20"/>
                <w:szCs w:val="20"/>
              </w:rPr>
            </w:pPr>
            <w:r w:rsidRPr="004A399F">
              <w:rPr>
                <w:sz w:val="20"/>
                <w:szCs w:val="20"/>
              </w:rPr>
              <w:t>3/10/2025</w:t>
            </w:r>
          </w:p>
        </w:tc>
        <w:tc>
          <w:tcPr>
            <w:tcW w:w="0" w:type="auto"/>
            <w:vAlign w:val="center"/>
            <w:hideMark/>
          </w:tcPr>
          <w:p w14:paraId="515F49E4" w14:textId="77777777" w:rsidR="004A399F" w:rsidRPr="004A399F" w:rsidRDefault="004A399F" w:rsidP="004A399F">
            <w:pPr>
              <w:jc w:val="right"/>
              <w:rPr>
                <w:sz w:val="20"/>
                <w:szCs w:val="20"/>
              </w:rPr>
            </w:pPr>
            <w:r w:rsidRPr="004A399F">
              <w:rPr>
                <w:sz w:val="20"/>
                <w:szCs w:val="20"/>
              </w:rPr>
              <w:t>5</w:t>
            </w:r>
          </w:p>
        </w:tc>
        <w:tc>
          <w:tcPr>
            <w:tcW w:w="0" w:type="auto"/>
            <w:vAlign w:val="center"/>
            <w:hideMark/>
          </w:tcPr>
          <w:p w14:paraId="4FA2816D" w14:textId="77777777" w:rsidR="004A399F" w:rsidRPr="004A399F" w:rsidRDefault="004A399F" w:rsidP="004A399F">
            <w:pPr>
              <w:jc w:val="right"/>
              <w:rPr>
                <w:sz w:val="20"/>
                <w:szCs w:val="20"/>
              </w:rPr>
            </w:pPr>
            <w:r w:rsidRPr="004A399F">
              <w:rPr>
                <w:sz w:val="20"/>
                <w:szCs w:val="20"/>
              </w:rPr>
              <w:t>4</w:t>
            </w:r>
          </w:p>
        </w:tc>
        <w:tc>
          <w:tcPr>
            <w:tcW w:w="0" w:type="auto"/>
            <w:vAlign w:val="center"/>
            <w:hideMark/>
          </w:tcPr>
          <w:p w14:paraId="284C0505"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0769632B"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10E0DA2"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32DF5B7" w14:textId="77777777" w:rsidR="004A399F" w:rsidRPr="004A399F" w:rsidRDefault="004A399F" w:rsidP="004A399F">
            <w:pPr>
              <w:jc w:val="right"/>
              <w:rPr>
                <w:sz w:val="20"/>
                <w:szCs w:val="20"/>
              </w:rPr>
            </w:pPr>
            <w:r w:rsidRPr="004A399F">
              <w:rPr>
                <w:sz w:val="20"/>
                <w:szCs w:val="20"/>
              </w:rPr>
              <w:t>0</w:t>
            </w:r>
          </w:p>
        </w:tc>
      </w:tr>
      <w:tr w:rsidR="004A399F" w:rsidRPr="004A399F" w14:paraId="389757B4" w14:textId="77777777" w:rsidTr="004A399F">
        <w:trPr>
          <w:trHeight w:val="172"/>
          <w:tblCellSpacing w:w="15" w:type="dxa"/>
        </w:trPr>
        <w:tc>
          <w:tcPr>
            <w:tcW w:w="0" w:type="auto"/>
            <w:vAlign w:val="center"/>
            <w:hideMark/>
          </w:tcPr>
          <w:p w14:paraId="697CB8D3" w14:textId="77777777" w:rsidR="004A399F" w:rsidRPr="004A399F" w:rsidRDefault="004A399F" w:rsidP="004A399F">
            <w:pPr>
              <w:rPr>
                <w:sz w:val="20"/>
                <w:szCs w:val="20"/>
              </w:rPr>
            </w:pPr>
            <w:r w:rsidRPr="004A399F">
              <w:rPr>
                <w:sz w:val="20"/>
                <w:szCs w:val="20"/>
              </w:rPr>
              <w:t>3/17/2025</w:t>
            </w:r>
          </w:p>
        </w:tc>
        <w:tc>
          <w:tcPr>
            <w:tcW w:w="0" w:type="auto"/>
            <w:vAlign w:val="center"/>
            <w:hideMark/>
          </w:tcPr>
          <w:p w14:paraId="70CB59C8" w14:textId="77777777" w:rsidR="004A399F" w:rsidRPr="004A399F" w:rsidRDefault="004A399F" w:rsidP="004A399F">
            <w:pPr>
              <w:jc w:val="right"/>
              <w:rPr>
                <w:sz w:val="20"/>
                <w:szCs w:val="20"/>
              </w:rPr>
            </w:pPr>
            <w:r w:rsidRPr="004A399F">
              <w:rPr>
                <w:sz w:val="20"/>
                <w:szCs w:val="20"/>
              </w:rPr>
              <w:t>5</w:t>
            </w:r>
          </w:p>
        </w:tc>
        <w:tc>
          <w:tcPr>
            <w:tcW w:w="0" w:type="auto"/>
            <w:vAlign w:val="center"/>
            <w:hideMark/>
          </w:tcPr>
          <w:p w14:paraId="44403369" w14:textId="77777777" w:rsidR="004A399F" w:rsidRPr="004A399F" w:rsidRDefault="004A399F" w:rsidP="004A399F">
            <w:pPr>
              <w:jc w:val="right"/>
              <w:rPr>
                <w:sz w:val="20"/>
                <w:szCs w:val="20"/>
              </w:rPr>
            </w:pPr>
            <w:r w:rsidRPr="004A399F">
              <w:rPr>
                <w:sz w:val="20"/>
                <w:szCs w:val="20"/>
              </w:rPr>
              <w:t>4</w:t>
            </w:r>
          </w:p>
        </w:tc>
        <w:tc>
          <w:tcPr>
            <w:tcW w:w="0" w:type="auto"/>
            <w:vAlign w:val="center"/>
            <w:hideMark/>
          </w:tcPr>
          <w:p w14:paraId="6E01103E"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39D91734"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85C0952"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DDE6A0D" w14:textId="77777777" w:rsidR="004A399F" w:rsidRPr="004A399F" w:rsidRDefault="004A399F" w:rsidP="004A399F">
            <w:pPr>
              <w:jc w:val="right"/>
              <w:rPr>
                <w:sz w:val="20"/>
                <w:szCs w:val="20"/>
              </w:rPr>
            </w:pPr>
            <w:r w:rsidRPr="004A399F">
              <w:rPr>
                <w:sz w:val="20"/>
                <w:szCs w:val="20"/>
              </w:rPr>
              <w:t>0</w:t>
            </w:r>
          </w:p>
        </w:tc>
      </w:tr>
      <w:tr w:rsidR="004A399F" w:rsidRPr="004A399F" w14:paraId="0BD23053" w14:textId="77777777" w:rsidTr="004A399F">
        <w:trPr>
          <w:trHeight w:val="215"/>
          <w:tblCellSpacing w:w="15" w:type="dxa"/>
        </w:trPr>
        <w:tc>
          <w:tcPr>
            <w:tcW w:w="0" w:type="auto"/>
            <w:vAlign w:val="center"/>
            <w:hideMark/>
          </w:tcPr>
          <w:p w14:paraId="210C6C35" w14:textId="77777777" w:rsidR="004A399F" w:rsidRPr="004A399F" w:rsidRDefault="004A399F" w:rsidP="004A399F">
            <w:pPr>
              <w:rPr>
                <w:sz w:val="20"/>
                <w:szCs w:val="20"/>
              </w:rPr>
            </w:pPr>
            <w:r w:rsidRPr="004A399F">
              <w:rPr>
                <w:sz w:val="20"/>
                <w:szCs w:val="20"/>
              </w:rPr>
              <w:t>3/20/2025</w:t>
            </w:r>
          </w:p>
        </w:tc>
        <w:tc>
          <w:tcPr>
            <w:tcW w:w="0" w:type="auto"/>
            <w:vAlign w:val="center"/>
            <w:hideMark/>
          </w:tcPr>
          <w:p w14:paraId="74A00298"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39907D27"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771E0546"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5BD52E7"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B224727"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D1077D6" w14:textId="77777777" w:rsidR="004A399F" w:rsidRPr="004A399F" w:rsidRDefault="004A399F" w:rsidP="004A399F">
            <w:pPr>
              <w:jc w:val="right"/>
              <w:rPr>
                <w:sz w:val="20"/>
                <w:szCs w:val="20"/>
              </w:rPr>
            </w:pPr>
            <w:r w:rsidRPr="004A399F">
              <w:rPr>
                <w:sz w:val="20"/>
                <w:szCs w:val="20"/>
              </w:rPr>
              <w:t>0</w:t>
            </w:r>
          </w:p>
        </w:tc>
      </w:tr>
      <w:tr w:rsidR="004A399F" w:rsidRPr="004A399F" w14:paraId="01BF51B9" w14:textId="77777777" w:rsidTr="004A399F">
        <w:trPr>
          <w:trHeight w:val="215"/>
          <w:tblCellSpacing w:w="15" w:type="dxa"/>
        </w:trPr>
        <w:tc>
          <w:tcPr>
            <w:tcW w:w="0" w:type="auto"/>
            <w:vAlign w:val="center"/>
            <w:hideMark/>
          </w:tcPr>
          <w:p w14:paraId="1994A2FE" w14:textId="77777777" w:rsidR="004A399F" w:rsidRPr="004A399F" w:rsidRDefault="004A399F" w:rsidP="004A399F">
            <w:pPr>
              <w:rPr>
                <w:sz w:val="20"/>
                <w:szCs w:val="20"/>
              </w:rPr>
            </w:pPr>
            <w:r w:rsidRPr="004A399F">
              <w:rPr>
                <w:sz w:val="20"/>
                <w:szCs w:val="20"/>
              </w:rPr>
              <w:t>3/24/2025</w:t>
            </w:r>
          </w:p>
        </w:tc>
        <w:tc>
          <w:tcPr>
            <w:tcW w:w="0" w:type="auto"/>
            <w:vAlign w:val="center"/>
            <w:hideMark/>
          </w:tcPr>
          <w:p w14:paraId="763D9EA5"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34FC1EDF"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47391F50"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57312C8"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AA470E0"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18B22B4" w14:textId="77777777" w:rsidR="004A399F" w:rsidRPr="004A399F" w:rsidRDefault="004A399F" w:rsidP="004A399F">
            <w:pPr>
              <w:jc w:val="right"/>
              <w:rPr>
                <w:sz w:val="20"/>
                <w:szCs w:val="20"/>
              </w:rPr>
            </w:pPr>
            <w:r w:rsidRPr="004A399F">
              <w:rPr>
                <w:sz w:val="20"/>
                <w:szCs w:val="20"/>
              </w:rPr>
              <w:t>0</w:t>
            </w:r>
          </w:p>
        </w:tc>
      </w:tr>
      <w:tr w:rsidR="004A399F" w:rsidRPr="004A399F" w14:paraId="5F4E6259" w14:textId="77777777" w:rsidTr="004A399F">
        <w:trPr>
          <w:trHeight w:val="215"/>
          <w:tblCellSpacing w:w="15" w:type="dxa"/>
        </w:trPr>
        <w:tc>
          <w:tcPr>
            <w:tcW w:w="0" w:type="auto"/>
            <w:vAlign w:val="center"/>
            <w:hideMark/>
          </w:tcPr>
          <w:p w14:paraId="23AEE320" w14:textId="77777777" w:rsidR="004A399F" w:rsidRPr="004A399F" w:rsidRDefault="004A399F" w:rsidP="004A399F">
            <w:pPr>
              <w:rPr>
                <w:sz w:val="20"/>
                <w:szCs w:val="20"/>
              </w:rPr>
            </w:pPr>
            <w:r w:rsidRPr="004A399F">
              <w:rPr>
                <w:sz w:val="20"/>
                <w:szCs w:val="20"/>
              </w:rPr>
              <w:t>3/27/2025</w:t>
            </w:r>
          </w:p>
        </w:tc>
        <w:tc>
          <w:tcPr>
            <w:tcW w:w="0" w:type="auto"/>
            <w:vAlign w:val="center"/>
            <w:hideMark/>
          </w:tcPr>
          <w:p w14:paraId="074C0FF5"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0C0CDF82"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64E725D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2A46C80"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8E31C7A"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BC85414" w14:textId="77777777" w:rsidR="004A399F" w:rsidRPr="004A399F" w:rsidRDefault="004A399F" w:rsidP="004A399F">
            <w:pPr>
              <w:jc w:val="right"/>
              <w:rPr>
                <w:sz w:val="20"/>
                <w:szCs w:val="20"/>
              </w:rPr>
            </w:pPr>
            <w:r w:rsidRPr="004A399F">
              <w:rPr>
                <w:sz w:val="20"/>
                <w:szCs w:val="20"/>
              </w:rPr>
              <w:t>0</w:t>
            </w:r>
          </w:p>
        </w:tc>
      </w:tr>
      <w:tr w:rsidR="004A399F" w:rsidRPr="004A399F" w14:paraId="49ABF041" w14:textId="77777777" w:rsidTr="004A399F">
        <w:trPr>
          <w:trHeight w:val="215"/>
          <w:tblCellSpacing w:w="15" w:type="dxa"/>
        </w:trPr>
        <w:tc>
          <w:tcPr>
            <w:tcW w:w="0" w:type="auto"/>
            <w:vAlign w:val="center"/>
            <w:hideMark/>
          </w:tcPr>
          <w:p w14:paraId="5D1FDD6D" w14:textId="77777777" w:rsidR="004A399F" w:rsidRPr="004A399F" w:rsidRDefault="004A399F" w:rsidP="004A399F">
            <w:pPr>
              <w:rPr>
                <w:sz w:val="20"/>
                <w:szCs w:val="20"/>
              </w:rPr>
            </w:pPr>
            <w:r w:rsidRPr="004A399F">
              <w:rPr>
                <w:sz w:val="20"/>
                <w:szCs w:val="20"/>
              </w:rPr>
              <w:t>3/31/2025</w:t>
            </w:r>
          </w:p>
        </w:tc>
        <w:tc>
          <w:tcPr>
            <w:tcW w:w="0" w:type="auto"/>
            <w:vAlign w:val="center"/>
            <w:hideMark/>
          </w:tcPr>
          <w:p w14:paraId="2A7E8A6C"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53911352"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7F9F1291"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4984674"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0D39AB2"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0E26E3D" w14:textId="77777777" w:rsidR="004A399F" w:rsidRPr="004A399F" w:rsidRDefault="004A399F" w:rsidP="004A399F">
            <w:pPr>
              <w:jc w:val="right"/>
              <w:rPr>
                <w:sz w:val="20"/>
                <w:szCs w:val="20"/>
              </w:rPr>
            </w:pPr>
            <w:r w:rsidRPr="004A399F">
              <w:rPr>
                <w:sz w:val="20"/>
                <w:szCs w:val="20"/>
              </w:rPr>
              <w:t>0</w:t>
            </w:r>
          </w:p>
        </w:tc>
      </w:tr>
      <w:tr w:rsidR="004A399F" w:rsidRPr="004A399F" w14:paraId="6AEA5688" w14:textId="77777777" w:rsidTr="004A399F">
        <w:trPr>
          <w:trHeight w:val="172"/>
          <w:tblCellSpacing w:w="15" w:type="dxa"/>
        </w:trPr>
        <w:tc>
          <w:tcPr>
            <w:tcW w:w="0" w:type="auto"/>
            <w:vAlign w:val="center"/>
            <w:hideMark/>
          </w:tcPr>
          <w:p w14:paraId="642CBC23" w14:textId="77777777" w:rsidR="004A399F" w:rsidRPr="004A399F" w:rsidRDefault="004A399F" w:rsidP="004A399F">
            <w:pPr>
              <w:rPr>
                <w:sz w:val="20"/>
                <w:szCs w:val="20"/>
              </w:rPr>
            </w:pPr>
            <w:r w:rsidRPr="004A399F">
              <w:rPr>
                <w:sz w:val="20"/>
                <w:szCs w:val="20"/>
              </w:rPr>
              <w:t>4/7/2025</w:t>
            </w:r>
          </w:p>
        </w:tc>
        <w:tc>
          <w:tcPr>
            <w:tcW w:w="0" w:type="auto"/>
            <w:vAlign w:val="center"/>
            <w:hideMark/>
          </w:tcPr>
          <w:p w14:paraId="233A7258"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14415577"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29787240"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CC3C7B0"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DD05486"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C476B40" w14:textId="77777777" w:rsidR="004A399F" w:rsidRPr="004A399F" w:rsidRDefault="004A399F" w:rsidP="004A399F">
            <w:pPr>
              <w:jc w:val="right"/>
              <w:rPr>
                <w:sz w:val="20"/>
                <w:szCs w:val="20"/>
              </w:rPr>
            </w:pPr>
            <w:r w:rsidRPr="004A399F">
              <w:rPr>
                <w:sz w:val="20"/>
                <w:szCs w:val="20"/>
              </w:rPr>
              <w:t>0</w:t>
            </w:r>
          </w:p>
        </w:tc>
      </w:tr>
      <w:tr w:rsidR="004A399F" w:rsidRPr="004A399F" w14:paraId="2F2EBD81" w14:textId="77777777" w:rsidTr="004A399F">
        <w:trPr>
          <w:trHeight w:val="215"/>
          <w:tblCellSpacing w:w="15" w:type="dxa"/>
        </w:trPr>
        <w:tc>
          <w:tcPr>
            <w:tcW w:w="0" w:type="auto"/>
            <w:vAlign w:val="center"/>
            <w:hideMark/>
          </w:tcPr>
          <w:p w14:paraId="3B0688E8" w14:textId="77777777" w:rsidR="004A399F" w:rsidRPr="004A399F" w:rsidRDefault="004A399F" w:rsidP="004A399F">
            <w:pPr>
              <w:rPr>
                <w:sz w:val="20"/>
                <w:szCs w:val="20"/>
              </w:rPr>
            </w:pPr>
            <w:r w:rsidRPr="004A399F">
              <w:rPr>
                <w:sz w:val="20"/>
                <w:szCs w:val="20"/>
              </w:rPr>
              <w:t>4/10/2025</w:t>
            </w:r>
          </w:p>
        </w:tc>
        <w:tc>
          <w:tcPr>
            <w:tcW w:w="0" w:type="auto"/>
            <w:vAlign w:val="center"/>
            <w:hideMark/>
          </w:tcPr>
          <w:p w14:paraId="04BEFC89"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2DEAB57D"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20414C36"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4157841"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6B317C6"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FA3EFAE" w14:textId="77777777" w:rsidR="004A399F" w:rsidRPr="004A399F" w:rsidRDefault="004A399F" w:rsidP="004A399F">
            <w:pPr>
              <w:jc w:val="right"/>
              <w:rPr>
                <w:sz w:val="20"/>
                <w:szCs w:val="20"/>
              </w:rPr>
            </w:pPr>
            <w:r w:rsidRPr="004A399F">
              <w:rPr>
                <w:sz w:val="20"/>
                <w:szCs w:val="20"/>
              </w:rPr>
              <w:t>0</w:t>
            </w:r>
          </w:p>
        </w:tc>
      </w:tr>
      <w:tr w:rsidR="004A399F" w:rsidRPr="004A399F" w14:paraId="27AAFF7A" w14:textId="77777777" w:rsidTr="004A399F">
        <w:trPr>
          <w:trHeight w:val="215"/>
          <w:tblCellSpacing w:w="15" w:type="dxa"/>
        </w:trPr>
        <w:tc>
          <w:tcPr>
            <w:tcW w:w="0" w:type="auto"/>
            <w:vAlign w:val="center"/>
            <w:hideMark/>
          </w:tcPr>
          <w:p w14:paraId="2F28C8CB" w14:textId="77777777" w:rsidR="004A399F" w:rsidRPr="004A399F" w:rsidRDefault="004A399F" w:rsidP="004A399F">
            <w:pPr>
              <w:rPr>
                <w:sz w:val="20"/>
                <w:szCs w:val="20"/>
              </w:rPr>
            </w:pPr>
            <w:r w:rsidRPr="004A399F">
              <w:rPr>
                <w:sz w:val="20"/>
                <w:szCs w:val="20"/>
              </w:rPr>
              <w:t>4/17/2025</w:t>
            </w:r>
          </w:p>
        </w:tc>
        <w:tc>
          <w:tcPr>
            <w:tcW w:w="0" w:type="auto"/>
            <w:vAlign w:val="center"/>
            <w:hideMark/>
          </w:tcPr>
          <w:p w14:paraId="4AABDFCC"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3EB57CF6"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5387B9C4"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8EE6A39"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D6DD444"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974FA16" w14:textId="77777777" w:rsidR="004A399F" w:rsidRPr="004A399F" w:rsidRDefault="004A399F" w:rsidP="004A399F">
            <w:pPr>
              <w:jc w:val="right"/>
              <w:rPr>
                <w:sz w:val="20"/>
                <w:szCs w:val="20"/>
              </w:rPr>
            </w:pPr>
            <w:r w:rsidRPr="004A399F">
              <w:rPr>
                <w:sz w:val="20"/>
                <w:szCs w:val="20"/>
              </w:rPr>
              <w:t>0</w:t>
            </w:r>
          </w:p>
        </w:tc>
      </w:tr>
      <w:tr w:rsidR="004A399F" w:rsidRPr="004A399F" w14:paraId="4ABCE8C2" w14:textId="77777777" w:rsidTr="004A399F">
        <w:trPr>
          <w:trHeight w:val="215"/>
          <w:tblCellSpacing w:w="15" w:type="dxa"/>
        </w:trPr>
        <w:tc>
          <w:tcPr>
            <w:tcW w:w="0" w:type="auto"/>
            <w:vAlign w:val="center"/>
            <w:hideMark/>
          </w:tcPr>
          <w:p w14:paraId="6617AADC" w14:textId="77777777" w:rsidR="004A399F" w:rsidRPr="004A399F" w:rsidRDefault="004A399F" w:rsidP="004A399F">
            <w:pPr>
              <w:rPr>
                <w:sz w:val="20"/>
                <w:szCs w:val="20"/>
              </w:rPr>
            </w:pPr>
            <w:r w:rsidRPr="004A399F">
              <w:rPr>
                <w:sz w:val="20"/>
                <w:szCs w:val="20"/>
              </w:rPr>
              <w:t>4/21/2025</w:t>
            </w:r>
          </w:p>
        </w:tc>
        <w:tc>
          <w:tcPr>
            <w:tcW w:w="0" w:type="auto"/>
            <w:vAlign w:val="center"/>
            <w:hideMark/>
          </w:tcPr>
          <w:p w14:paraId="350294F6"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3F196F71"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4DD5263B"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52879A8"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CCFDBCC"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D302309" w14:textId="77777777" w:rsidR="004A399F" w:rsidRPr="004A399F" w:rsidRDefault="004A399F" w:rsidP="004A399F">
            <w:pPr>
              <w:jc w:val="right"/>
              <w:rPr>
                <w:sz w:val="20"/>
                <w:szCs w:val="20"/>
              </w:rPr>
            </w:pPr>
            <w:r w:rsidRPr="004A399F">
              <w:rPr>
                <w:sz w:val="20"/>
                <w:szCs w:val="20"/>
              </w:rPr>
              <w:t>0</w:t>
            </w:r>
          </w:p>
        </w:tc>
      </w:tr>
      <w:tr w:rsidR="004A399F" w:rsidRPr="004A399F" w14:paraId="68E1C7E0" w14:textId="77777777" w:rsidTr="004A399F">
        <w:trPr>
          <w:trHeight w:val="172"/>
          <w:tblCellSpacing w:w="15" w:type="dxa"/>
        </w:trPr>
        <w:tc>
          <w:tcPr>
            <w:tcW w:w="0" w:type="auto"/>
            <w:vAlign w:val="center"/>
            <w:hideMark/>
          </w:tcPr>
          <w:p w14:paraId="4C3A482C" w14:textId="77777777" w:rsidR="004A399F" w:rsidRPr="004A399F" w:rsidRDefault="004A399F" w:rsidP="004A399F">
            <w:pPr>
              <w:rPr>
                <w:sz w:val="20"/>
                <w:szCs w:val="20"/>
              </w:rPr>
            </w:pPr>
            <w:r w:rsidRPr="004A399F">
              <w:rPr>
                <w:sz w:val="20"/>
                <w:szCs w:val="20"/>
              </w:rPr>
              <w:t>4/24/2025</w:t>
            </w:r>
          </w:p>
        </w:tc>
        <w:tc>
          <w:tcPr>
            <w:tcW w:w="0" w:type="auto"/>
            <w:vAlign w:val="center"/>
            <w:hideMark/>
          </w:tcPr>
          <w:p w14:paraId="72EF96D3"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6C7A0A7F"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20F18EEB"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6E048CAF"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F960212"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8DA46F9" w14:textId="77777777" w:rsidR="004A399F" w:rsidRPr="004A399F" w:rsidRDefault="004A399F" w:rsidP="004A399F">
            <w:pPr>
              <w:jc w:val="right"/>
              <w:rPr>
                <w:sz w:val="20"/>
                <w:szCs w:val="20"/>
              </w:rPr>
            </w:pPr>
            <w:r w:rsidRPr="004A399F">
              <w:rPr>
                <w:sz w:val="20"/>
                <w:szCs w:val="20"/>
              </w:rPr>
              <w:t>0</w:t>
            </w:r>
          </w:p>
        </w:tc>
      </w:tr>
      <w:tr w:rsidR="004A399F" w:rsidRPr="004A399F" w14:paraId="5145ADD7" w14:textId="77777777" w:rsidTr="004A399F">
        <w:trPr>
          <w:trHeight w:val="215"/>
          <w:tblCellSpacing w:w="15" w:type="dxa"/>
        </w:trPr>
        <w:tc>
          <w:tcPr>
            <w:tcW w:w="0" w:type="auto"/>
            <w:vAlign w:val="center"/>
            <w:hideMark/>
          </w:tcPr>
          <w:p w14:paraId="38BDBB29" w14:textId="77777777" w:rsidR="004A399F" w:rsidRPr="004A399F" w:rsidRDefault="004A399F" w:rsidP="004A399F">
            <w:pPr>
              <w:rPr>
                <w:sz w:val="20"/>
                <w:szCs w:val="20"/>
              </w:rPr>
            </w:pPr>
            <w:r w:rsidRPr="004A399F">
              <w:rPr>
                <w:sz w:val="20"/>
                <w:szCs w:val="20"/>
              </w:rPr>
              <w:t>4/28/2025</w:t>
            </w:r>
          </w:p>
        </w:tc>
        <w:tc>
          <w:tcPr>
            <w:tcW w:w="0" w:type="auto"/>
            <w:vAlign w:val="center"/>
            <w:hideMark/>
          </w:tcPr>
          <w:p w14:paraId="61C1E51D"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667F85D7"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453E700F"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75DB8F5"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18D49C0"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4530DD0" w14:textId="77777777" w:rsidR="004A399F" w:rsidRPr="004A399F" w:rsidRDefault="004A399F" w:rsidP="004A399F">
            <w:pPr>
              <w:jc w:val="right"/>
              <w:rPr>
                <w:sz w:val="20"/>
                <w:szCs w:val="20"/>
              </w:rPr>
            </w:pPr>
            <w:r w:rsidRPr="004A399F">
              <w:rPr>
                <w:sz w:val="20"/>
                <w:szCs w:val="20"/>
              </w:rPr>
              <w:t>0</w:t>
            </w:r>
          </w:p>
        </w:tc>
      </w:tr>
      <w:tr w:rsidR="004A399F" w:rsidRPr="004A399F" w14:paraId="7AAF3821" w14:textId="77777777" w:rsidTr="004A399F">
        <w:trPr>
          <w:trHeight w:val="215"/>
          <w:tblCellSpacing w:w="15" w:type="dxa"/>
        </w:trPr>
        <w:tc>
          <w:tcPr>
            <w:tcW w:w="0" w:type="auto"/>
            <w:vAlign w:val="center"/>
            <w:hideMark/>
          </w:tcPr>
          <w:p w14:paraId="792B03AB" w14:textId="77777777" w:rsidR="004A399F" w:rsidRPr="004A399F" w:rsidRDefault="004A399F" w:rsidP="004A399F">
            <w:pPr>
              <w:rPr>
                <w:sz w:val="20"/>
                <w:szCs w:val="20"/>
              </w:rPr>
            </w:pPr>
            <w:r w:rsidRPr="004A399F">
              <w:rPr>
                <w:sz w:val="20"/>
                <w:szCs w:val="20"/>
              </w:rPr>
              <w:t>5/5/2025</w:t>
            </w:r>
          </w:p>
        </w:tc>
        <w:tc>
          <w:tcPr>
            <w:tcW w:w="0" w:type="auto"/>
            <w:vAlign w:val="center"/>
            <w:hideMark/>
          </w:tcPr>
          <w:p w14:paraId="0238ACEA"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34E2EC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966453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637B330A"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861E678"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2ED34949" w14:textId="77777777" w:rsidR="004A399F" w:rsidRPr="004A399F" w:rsidRDefault="004A399F" w:rsidP="004A399F">
            <w:pPr>
              <w:jc w:val="right"/>
              <w:rPr>
                <w:sz w:val="20"/>
                <w:szCs w:val="20"/>
              </w:rPr>
            </w:pPr>
            <w:r w:rsidRPr="004A399F">
              <w:rPr>
                <w:sz w:val="20"/>
                <w:szCs w:val="20"/>
              </w:rPr>
              <w:t>0</w:t>
            </w:r>
          </w:p>
        </w:tc>
      </w:tr>
      <w:tr w:rsidR="004A399F" w:rsidRPr="004A399F" w14:paraId="3F0B5829" w14:textId="77777777" w:rsidTr="004A399F">
        <w:trPr>
          <w:trHeight w:val="215"/>
          <w:tblCellSpacing w:w="15" w:type="dxa"/>
        </w:trPr>
        <w:tc>
          <w:tcPr>
            <w:tcW w:w="0" w:type="auto"/>
            <w:vAlign w:val="center"/>
            <w:hideMark/>
          </w:tcPr>
          <w:p w14:paraId="2F093630" w14:textId="77777777" w:rsidR="004A399F" w:rsidRPr="004A399F" w:rsidRDefault="004A399F" w:rsidP="004A399F">
            <w:pPr>
              <w:rPr>
                <w:sz w:val="20"/>
                <w:szCs w:val="20"/>
              </w:rPr>
            </w:pPr>
            <w:r w:rsidRPr="004A399F">
              <w:rPr>
                <w:sz w:val="20"/>
                <w:szCs w:val="20"/>
              </w:rPr>
              <w:t>5/8/2025</w:t>
            </w:r>
          </w:p>
        </w:tc>
        <w:tc>
          <w:tcPr>
            <w:tcW w:w="0" w:type="auto"/>
            <w:vAlign w:val="center"/>
            <w:hideMark/>
          </w:tcPr>
          <w:p w14:paraId="0F708E02"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6C048989"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051D506C"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0A2F841"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71AB839"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71A17AE" w14:textId="77777777" w:rsidR="004A399F" w:rsidRPr="004A399F" w:rsidRDefault="004A399F" w:rsidP="004A399F">
            <w:pPr>
              <w:jc w:val="right"/>
              <w:rPr>
                <w:sz w:val="20"/>
                <w:szCs w:val="20"/>
              </w:rPr>
            </w:pPr>
            <w:r w:rsidRPr="004A399F">
              <w:rPr>
                <w:sz w:val="20"/>
                <w:szCs w:val="20"/>
              </w:rPr>
              <w:t>0</w:t>
            </w:r>
          </w:p>
        </w:tc>
      </w:tr>
      <w:tr w:rsidR="004A399F" w:rsidRPr="004A399F" w14:paraId="1CBE7507" w14:textId="77777777" w:rsidTr="004A399F">
        <w:trPr>
          <w:trHeight w:val="215"/>
          <w:tblCellSpacing w:w="15" w:type="dxa"/>
        </w:trPr>
        <w:tc>
          <w:tcPr>
            <w:tcW w:w="0" w:type="auto"/>
            <w:vAlign w:val="center"/>
            <w:hideMark/>
          </w:tcPr>
          <w:p w14:paraId="3141F097" w14:textId="77777777" w:rsidR="004A399F" w:rsidRPr="004A399F" w:rsidRDefault="004A399F" w:rsidP="004A399F">
            <w:pPr>
              <w:rPr>
                <w:sz w:val="20"/>
                <w:szCs w:val="20"/>
              </w:rPr>
            </w:pPr>
            <w:r w:rsidRPr="004A399F">
              <w:rPr>
                <w:sz w:val="20"/>
                <w:szCs w:val="20"/>
              </w:rPr>
              <w:t>5/13/2025</w:t>
            </w:r>
          </w:p>
        </w:tc>
        <w:tc>
          <w:tcPr>
            <w:tcW w:w="0" w:type="auto"/>
            <w:vAlign w:val="center"/>
            <w:hideMark/>
          </w:tcPr>
          <w:p w14:paraId="49B7A693"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257E2773"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73BC3CA4"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76F65E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27A602C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26C633D0" w14:textId="77777777" w:rsidR="004A399F" w:rsidRPr="004A399F" w:rsidRDefault="004A399F" w:rsidP="004A399F">
            <w:pPr>
              <w:jc w:val="right"/>
              <w:rPr>
                <w:sz w:val="20"/>
                <w:szCs w:val="20"/>
              </w:rPr>
            </w:pPr>
            <w:r w:rsidRPr="004A399F">
              <w:rPr>
                <w:sz w:val="20"/>
                <w:szCs w:val="20"/>
              </w:rPr>
              <w:t>0</w:t>
            </w:r>
          </w:p>
        </w:tc>
      </w:tr>
      <w:tr w:rsidR="004A399F" w:rsidRPr="004A399F" w14:paraId="5FEEE847" w14:textId="77777777" w:rsidTr="004A399F">
        <w:trPr>
          <w:trHeight w:val="172"/>
          <w:tblCellSpacing w:w="15" w:type="dxa"/>
        </w:trPr>
        <w:tc>
          <w:tcPr>
            <w:tcW w:w="0" w:type="auto"/>
            <w:vAlign w:val="center"/>
            <w:hideMark/>
          </w:tcPr>
          <w:p w14:paraId="519C4570" w14:textId="77777777" w:rsidR="004A399F" w:rsidRPr="004A399F" w:rsidRDefault="004A399F" w:rsidP="004A399F">
            <w:pPr>
              <w:rPr>
                <w:sz w:val="20"/>
                <w:szCs w:val="20"/>
              </w:rPr>
            </w:pPr>
            <w:r w:rsidRPr="004A399F">
              <w:rPr>
                <w:sz w:val="20"/>
                <w:szCs w:val="20"/>
              </w:rPr>
              <w:t>5/14/2025</w:t>
            </w:r>
          </w:p>
        </w:tc>
        <w:tc>
          <w:tcPr>
            <w:tcW w:w="0" w:type="auto"/>
            <w:vAlign w:val="center"/>
            <w:hideMark/>
          </w:tcPr>
          <w:p w14:paraId="7320C6DB"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4B79B259"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16BBE4AA"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140098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0BB3E1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A4ABAD9" w14:textId="77777777" w:rsidR="004A399F" w:rsidRPr="004A399F" w:rsidRDefault="004A399F" w:rsidP="004A399F">
            <w:pPr>
              <w:jc w:val="right"/>
              <w:rPr>
                <w:sz w:val="20"/>
                <w:szCs w:val="20"/>
              </w:rPr>
            </w:pPr>
            <w:r w:rsidRPr="004A399F">
              <w:rPr>
                <w:sz w:val="20"/>
                <w:szCs w:val="20"/>
              </w:rPr>
              <w:t>0</w:t>
            </w:r>
          </w:p>
        </w:tc>
      </w:tr>
      <w:tr w:rsidR="004A399F" w:rsidRPr="004A399F" w14:paraId="7DEEFA38" w14:textId="77777777" w:rsidTr="004A399F">
        <w:trPr>
          <w:trHeight w:val="215"/>
          <w:tblCellSpacing w:w="15" w:type="dxa"/>
        </w:trPr>
        <w:tc>
          <w:tcPr>
            <w:tcW w:w="0" w:type="auto"/>
            <w:vAlign w:val="center"/>
            <w:hideMark/>
          </w:tcPr>
          <w:p w14:paraId="6B51D6A3" w14:textId="77777777" w:rsidR="004A399F" w:rsidRPr="004A399F" w:rsidRDefault="004A399F" w:rsidP="004A399F">
            <w:pPr>
              <w:rPr>
                <w:sz w:val="20"/>
                <w:szCs w:val="20"/>
              </w:rPr>
            </w:pPr>
            <w:r w:rsidRPr="004A399F">
              <w:rPr>
                <w:sz w:val="20"/>
                <w:szCs w:val="20"/>
              </w:rPr>
              <w:t>5/19/2025</w:t>
            </w:r>
          </w:p>
        </w:tc>
        <w:tc>
          <w:tcPr>
            <w:tcW w:w="0" w:type="auto"/>
            <w:vAlign w:val="center"/>
            <w:hideMark/>
          </w:tcPr>
          <w:p w14:paraId="3DA42C2B"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5E3F3853"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3A60A5AA"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28C0389C"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14887F1"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6942F80" w14:textId="77777777" w:rsidR="004A399F" w:rsidRPr="004A399F" w:rsidRDefault="004A399F" w:rsidP="004A399F">
            <w:pPr>
              <w:jc w:val="right"/>
              <w:rPr>
                <w:sz w:val="20"/>
                <w:szCs w:val="20"/>
              </w:rPr>
            </w:pPr>
            <w:r w:rsidRPr="004A399F">
              <w:rPr>
                <w:sz w:val="20"/>
                <w:szCs w:val="20"/>
              </w:rPr>
              <w:t>0</w:t>
            </w:r>
          </w:p>
        </w:tc>
      </w:tr>
      <w:tr w:rsidR="004A399F" w:rsidRPr="004A399F" w14:paraId="5A569B7F" w14:textId="77777777" w:rsidTr="004A399F">
        <w:trPr>
          <w:trHeight w:val="215"/>
          <w:tblCellSpacing w:w="15" w:type="dxa"/>
        </w:trPr>
        <w:tc>
          <w:tcPr>
            <w:tcW w:w="0" w:type="auto"/>
            <w:vAlign w:val="center"/>
            <w:hideMark/>
          </w:tcPr>
          <w:p w14:paraId="54022370" w14:textId="77777777" w:rsidR="004A399F" w:rsidRPr="004A399F" w:rsidRDefault="004A399F" w:rsidP="004A399F">
            <w:pPr>
              <w:rPr>
                <w:sz w:val="20"/>
                <w:szCs w:val="20"/>
              </w:rPr>
            </w:pPr>
            <w:r w:rsidRPr="004A399F">
              <w:rPr>
                <w:sz w:val="20"/>
                <w:szCs w:val="20"/>
              </w:rPr>
              <w:lastRenderedPageBreak/>
              <w:t>5/20/2025</w:t>
            </w:r>
          </w:p>
        </w:tc>
        <w:tc>
          <w:tcPr>
            <w:tcW w:w="0" w:type="auto"/>
            <w:vAlign w:val="center"/>
            <w:hideMark/>
          </w:tcPr>
          <w:p w14:paraId="71166B82" w14:textId="77777777" w:rsidR="004A399F" w:rsidRPr="004A399F" w:rsidRDefault="004A399F" w:rsidP="004A399F">
            <w:pPr>
              <w:jc w:val="right"/>
              <w:rPr>
                <w:sz w:val="20"/>
                <w:szCs w:val="20"/>
              </w:rPr>
            </w:pPr>
            <w:r w:rsidRPr="004A399F">
              <w:rPr>
                <w:sz w:val="20"/>
                <w:szCs w:val="20"/>
              </w:rPr>
              <w:t>9</w:t>
            </w:r>
          </w:p>
        </w:tc>
        <w:tc>
          <w:tcPr>
            <w:tcW w:w="0" w:type="auto"/>
            <w:vAlign w:val="center"/>
            <w:hideMark/>
          </w:tcPr>
          <w:p w14:paraId="042742AE" w14:textId="77777777" w:rsidR="004A399F" w:rsidRPr="004A399F" w:rsidRDefault="004A399F" w:rsidP="004A399F">
            <w:pPr>
              <w:jc w:val="right"/>
              <w:rPr>
                <w:sz w:val="20"/>
                <w:szCs w:val="20"/>
              </w:rPr>
            </w:pPr>
            <w:r w:rsidRPr="004A399F">
              <w:rPr>
                <w:sz w:val="20"/>
                <w:szCs w:val="20"/>
              </w:rPr>
              <w:t>9</w:t>
            </w:r>
          </w:p>
        </w:tc>
        <w:tc>
          <w:tcPr>
            <w:tcW w:w="0" w:type="auto"/>
            <w:vAlign w:val="center"/>
            <w:hideMark/>
          </w:tcPr>
          <w:p w14:paraId="7135C8A0"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75EA3E7"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4C29F79"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96CB487" w14:textId="77777777" w:rsidR="004A399F" w:rsidRPr="004A399F" w:rsidRDefault="004A399F" w:rsidP="004A399F">
            <w:pPr>
              <w:jc w:val="right"/>
              <w:rPr>
                <w:sz w:val="20"/>
                <w:szCs w:val="20"/>
              </w:rPr>
            </w:pPr>
            <w:r w:rsidRPr="004A399F">
              <w:rPr>
                <w:sz w:val="20"/>
                <w:szCs w:val="20"/>
              </w:rPr>
              <w:t>0</w:t>
            </w:r>
          </w:p>
        </w:tc>
      </w:tr>
      <w:tr w:rsidR="004A399F" w:rsidRPr="004A399F" w14:paraId="5BB3DE13" w14:textId="77777777" w:rsidTr="004A399F">
        <w:trPr>
          <w:trHeight w:val="215"/>
          <w:tblCellSpacing w:w="15" w:type="dxa"/>
        </w:trPr>
        <w:tc>
          <w:tcPr>
            <w:tcW w:w="0" w:type="auto"/>
            <w:vAlign w:val="center"/>
            <w:hideMark/>
          </w:tcPr>
          <w:p w14:paraId="47984C1A" w14:textId="77777777" w:rsidR="004A399F" w:rsidRPr="004A399F" w:rsidRDefault="004A399F" w:rsidP="004A399F">
            <w:pPr>
              <w:rPr>
                <w:sz w:val="20"/>
                <w:szCs w:val="20"/>
              </w:rPr>
            </w:pPr>
            <w:r w:rsidRPr="004A399F">
              <w:rPr>
                <w:sz w:val="20"/>
                <w:szCs w:val="20"/>
              </w:rPr>
              <w:t>5/27/2025</w:t>
            </w:r>
          </w:p>
        </w:tc>
        <w:tc>
          <w:tcPr>
            <w:tcW w:w="0" w:type="auto"/>
            <w:vAlign w:val="center"/>
            <w:hideMark/>
          </w:tcPr>
          <w:p w14:paraId="38AC49AD" w14:textId="77777777" w:rsidR="004A399F" w:rsidRPr="004A399F" w:rsidRDefault="004A399F" w:rsidP="004A399F">
            <w:pPr>
              <w:jc w:val="right"/>
              <w:rPr>
                <w:sz w:val="20"/>
                <w:szCs w:val="20"/>
              </w:rPr>
            </w:pPr>
            <w:r w:rsidRPr="004A399F">
              <w:rPr>
                <w:sz w:val="20"/>
                <w:szCs w:val="20"/>
              </w:rPr>
              <w:t>6</w:t>
            </w:r>
          </w:p>
        </w:tc>
        <w:tc>
          <w:tcPr>
            <w:tcW w:w="0" w:type="auto"/>
            <w:vAlign w:val="center"/>
            <w:hideMark/>
          </w:tcPr>
          <w:p w14:paraId="44934F95" w14:textId="77777777" w:rsidR="004A399F" w:rsidRPr="004A399F" w:rsidRDefault="004A399F" w:rsidP="004A399F">
            <w:pPr>
              <w:jc w:val="right"/>
              <w:rPr>
                <w:sz w:val="20"/>
                <w:szCs w:val="20"/>
              </w:rPr>
            </w:pPr>
            <w:r w:rsidRPr="004A399F">
              <w:rPr>
                <w:sz w:val="20"/>
                <w:szCs w:val="20"/>
              </w:rPr>
              <w:t>6</w:t>
            </w:r>
          </w:p>
        </w:tc>
        <w:tc>
          <w:tcPr>
            <w:tcW w:w="0" w:type="auto"/>
            <w:vAlign w:val="center"/>
            <w:hideMark/>
          </w:tcPr>
          <w:p w14:paraId="6260E9E2"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AF96C60"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DBF8096"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6B4A894" w14:textId="77777777" w:rsidR="004A399F" w:rsidRPr="004A399F" w:rsidRDefault="004A399F" w:rsidP="004A399F">
            <w:pPr>
              <w:jc w:val="right"/>
              <w:rPr>
                <w:sz w:val="20"/>
                <w:szCs w:val="20"/>
              </w:rPr>
            </w:pPr>
            <w:r w:rsidRPr="004A399F">
              <w:rPr>
                <w:sz w:val="20"/>
                <w:szCs w:val="20"/>
              </w:rPr>
              <w:t>0</w:t>
            </w:r>
          </w:p>
        </w:tc>
      </w:tr>
      <w:tr w:rsidR="004A399F" w:rsidRPr="004A399F" w14:paraId="5179048A" w14:textId="77777777" w:rsidTr="004A399F">
        <w:trPr>
          <w:trHeight w:val="215"/>
          <w:tblCellSpacing w:w="15" w:type="dxa"/>
        </w:trPr>
        <w:tc>
          <w:tcPr>
            <w:tcW w:w="0" w:type="auto"/>
            <w:vAlign w:val="center"/>
            <w:hideMark/>
          </w:tcPr>
          <w:p w14:paraId="1E5B7478" w14:textId="77777777" w:rsidR="004A399F" w:rsidRPr="004A399F" w:rsidRDefault="004A399F" w:rsidP="004A399F">
            <w:pPr>
              <w:rPr>
                <w:sz w:val="20"/>
                <w:szCs w:val="20"/>
              </w:rPr>
            </w:pPr>
            <w:r w:rsidRPr="004A399F">
              <w:rPr>
                <w:sz w:val="20"/>
                <w:szCs w:val="20"/>
              </w:rPr>
              <w:t>6/10/2025</w:t>
            </w:r>
          </w:p>
        </w:tc>
        <w:tc>
          <w:tcPr>
            <w:tcW w:w="0" w:type="auto"/>
            <w:vAlign w:val="center"/>
            <w:hideMark/>
          </w:tcPr>
          <w:p w14:paraId="358FD2D8" w14:textId="77777777" w:rsidR="004A399F" w:rsidRPr="004A399F" w:rsidRDefault="004A399F" w:rsidP="004A399F">
            <w:pPr>
              <w:jc w:val="right"/>
              <w:rPr>
                <w:sz w:val="20"/>
                <w:szCs w:val="20"/>
              </w:rPr>
            </w:pPr>
            <w:r w:rsidRPr="004A399F">
              <w:rPr>
                <w:sz w:val="20"/>
                <w:szCs w:val="20"/>
              </w:rPr>
              <w:t>5</w:t>
            </w:r>
          </w:p>
        </w:tc>
        <w:tc>
          <w:tcPr>
            <w:tcW w:w="0" w:type="auto"/>
            <w:vAlign w:val="center"/>
            <w:hideMark/>
          </w:tcPr>
          <w:p w14:paraId="69988B99" w14:textId="77777777" w:rsidR="004A399F" w:rsidRPr="004A399F" w:rsidRDefault="004A399F" w:rsidP="004A399F">
            <w:pPr>
              <w:jc w:val="right"/>
              <w:rPr>
                <w:sz w:val="20"/>
                <w:szCs w:val="20"/>
              </w:rPr>
            </w:pPr>
            <w:r w:rsidRPr="004A399F">
              <w:rPr>
                <w:sz w:val="20"/>
                <w:szCs w:val="20"/>
              </w:rPr>
              <w:t>5</w:t>
            </w:r>
          </w:p>
        </w:tc>
        <w:tc>
          <w:tcPr>
            <w:tcW w:w="0" w:type="auto"/>
            <w:vAlign w:val="center"/>
            <w:hideMark/>
          </w:tcPr>
          <w:p w14:paraId="1C305256"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4D37A59"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0095849"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18CCBF3" w14:textId="77777777" w:rsidR="004A399F" w:rsidRPr="004A399F" w:rsidRDefault="004A399F" w:rsidP="004A399F">
            <w:pPr>
              <w:jc w:val="right"/>
              <w:rPr>
                <w:sz w:val="20"/>
                <w:szCs w:val="20"/>
              </w:rPr>
            </w:pPr>
            <w:r w:rsidRPr="004A399F">
              <w:rPr>
                <w:sz w:val="20"/>
                <w:szCs w:val="20"/>
              </w:rPr>
              <w:t>0</w:t>
            </w:r>
          </w:p>
        </w:tc>
      </w:tr>
      <w:tr w:rsidR="004A399F" w:rsidRPr="004A399F" w14:paraId="4C1A1873" w14:textId="77777777" w:rsidTr="004A399F">
        <w:trPr>
          <w:trHeight w:val="172"/>
          <w:tblCellSpacing w:w="15" w:type="dxa"/>
        </w:trPr>
        <w:tc>
          <w:tcPr>
            <w:tcW w:w="0" w:type="auto"/>
            <w:vAlign w:val="center"/>
            <w:hideMark/>
          </w:tcPr>
          <w:p w14:paraId="2AB0051D" w14:textId="77777777" w:rsidR="004A399F" w:rsidRPr="004A399F" w:rsidRDefault="004A399F" w:rsidP="004A399F">
            <w:pPr>
              <w:rPr>
                <w:sz w:val="20"/>
                <w:szCs w:val="20"/>
              </w:rPr>
            </w:pPr>
            <w:r w:rsidRPr="004A399F">
              <w:rPr>
                <w:sz w:val="20"/>
                <w:szCs w:val="20"/>
              </w:rPr>
              <w:t>6/11/2025</w:t>
            </w:r>
          </w:p>
        </w:tc>
        <w:tc>
          <w:tcPr>
            <w:tcW w:w="0" w:type="auto"/>
            <w:vAlign w:val="center"/>
            <w:hideMark/>
          </w:tcPr>
          <w:p w14:paraId="3DC1015A"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305DAF0A"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1510E834"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4A8D700"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C4CF91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FFD8668" w14:textId="77777777" w:rsidR="004A399F" w:rsidRPr="004A399F" w:rsidRDefault="004A399F" w:rsidP="004A399F">
            <w:pPr>
              <w:jc w:val="right"/>
              <w:rPr>
                <w:sz w:val="20"/>
                <w:szCs w:val="20"/>
              </w:rPr>
            </w:pPr>
            <w:r w:rsidRPr="004A399F">
              <w:rPr>
                <w:sz w:val="20"/>
                <w:szCs w:val="20"/>
              </w:rPr>
              <w:t>0</w:t>
            </w:r>
          </w:p>
        </w:tc>
      </w:tr>
      <w:tr w:rsidR="004A399F" w:rsidRPr="004A399F" w14:paraId="4FB29D5F" w14:textId="77777777" w:rsidTr="004A399F">
        <w:trPr>
          <w:trHeight w:val="215"/>
          <w:tblCellSpacing w:w="15" w:type="dxa"/>
        </w:trPr>
        <w:tc>
          <w:tcPr>
            <w:tcW w:w="0" w:type="auto"/>
            <w:vAlign w:val="center"/>
            <w:hideMark/>
          </w:tcPr>
          <w:p w14:paraId="2028D75C" w14:textId="77777777" w:rsidR="004A399F" w:rsidRPr="004A399F" w:rsidRDefault="004A399F" w:rsidP="004A399F">
            <w:pPr>
              <w:rPr>
                <w:sz w:val="20"/>
                <w:szCs w:val="20"/>
              </w:rPr>
            </w:pPr>
            <w:r w:rsidRPr="004A399F">
              <w:rPr>
                <w:sz w:val="20"/>
                <w:szCs w:val="20"/>
              </w:rPr>
              <w:t>6/17/2025</w:t>
            </w:r>
          </w:p>
        </w:tc>
        <w:tc>
          <w:tcPr>
            <w:tcW w:w="0" w:type="auto"/>
            <w:vAlign w:val="center"/>
            <w:hideMark/>
          </w:tcPr>
          <w:p w14:paraId="59DAA742"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344F69B7"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65976A0B"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CCC1CA8"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D74521E"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27F10C1" w14:textId="77777777" w:rsidR="004A399F" w:rsidRPr="004A399F" w:rsidRDefault="004A399F" w:rsidP="004A399F">
            <w:pPr>
              <w:jc w:val="right"/>
              <w:rPr>
                <w:sz w:val="20"/>
                <w:szCs w:val="20"/>
              </w:rPr>
            </w:pPr>
            <w:r w:rsidRPr="004A399F">
              <w:rPr>
                <w:sz w:val="20"/>
                <w:szCs w:val="20"/>
              </w:rPr>
              <w:t>0</w:t>
            </w:r>
          </w:p>
        </w:tc>
      </w:tr>
      <w:tr w:rsidR="004A399F" w:rsidRPr="004A399F" w14:paraId="55A1D0F0" w14:textId="77777777" w:rsidTr="004A399F">
        <w:trPr>
          <w:trHeight w:val="215"/>
          <w:tblCellSpacing w:w="15" w:type="dxa"/>
        </w:trPr>
        <w:tc>
          <w:tcPr>
            <w:tcW w:w="0" w:type="auto"/>
            <w:vAlign w:val="center"/>
            <w:hideMark/>
          </w:tcPr>
          <w:p w14:paraId="124C1683" w14:textId="77777777" w:rsidR="004A399F" w:rsidRPr="004A399F" w:rsidRDefault="004A399F" w:rsidP="004A399F">
            <w:pPr>
              <w:rPr>
                <w:sz w:val="20"/>
                <w:szCs w:val="20"/>
              </w:rPr>
            </w:pPr>
            <w:r w:rsidRPr="004A399F">
              <w:rPr>
                <w:sz w:val="20"/>
                <w:szCs w:val="20"/>
              </w:rPr>
              <w:t>6/18/2025</w:t>
            </w:r>
          </w:p>
        </w:tc>
        <w:tc>
          <w:tcPr>
            <w:tcW w:w="0" w:type="auto"/>
            <w:vAlign w:val="center"/>
            <w:hideMark/>
          </w:tcPr>
          <w:p w14:paraId="0C0860A2" w14:textId="77777777" w:rsidR="004A399F" w:rsidRPr="004A399F" w:rsidRDefault="004A399F" w:rsidP="004A399F">
            <w:pPr>
              <w:jc w:val="right"/>
              <w:rPr>
                <w:sz w:val="20"/>
                <w:szCs w:val="20"/>
              </w:rPr>
            </w:pPr>
            <w:r w:rsidRPr="004A399F">
              <w:rPr>
                <w:sz w:val="20"/>
                <w:szCs w:val="20"/>
              </w:rPr>
              <w:t>4</w:t>
            </w:r>
          </w:p>
        </w:tc>
        <w:tc>
          <w:tcPr>
            <w:tcW w:w="0" w:type="auto"/>
            <w:vAlign w:val="center"/>
            <w:hideMark/>
          </w:tcPr>
          <w:p w14:paraId="386FCD71"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3429306F"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2B33D7A2"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EE43C5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14ECA5D0" w14:textId="77777777" w:rsidR="004A399F" w:rsidRPr="004A399F" w:rsidRDefault="004A399F" w:rsidP="004A399F">
            <w:pPr>
              <w:jc w:val="right"/>
              <w:rPr>
                <w:sz w:val="20"/>
                <w:szCs w:val="20"/>
              </w:rPr>
            </w:pPr>
            <w:r w:rsidRPr="004A399F">
              <w:rPr>
                <w:sz w:val="20"/>
                <w:szCs w:val="20"/>
              </w:rPr>
              <w:t>0</w:t>
            </w:r>
          </w:p>
        </w:tc>
      </w:tr>
      <w:tr w:rsidR="004A399F" w:rsidRPr="004A399F" w14:paraId="7E2BD049" w14:textId="77777777" w:rsidTr="004A399F">
        <w:trPr>
          <w:trHeight w:val="215"/>
          <w:tblCellSpacing w:w="15" w:type="dxa"/>
        </w:trPr>
        <w:tc>
          <w:tcPr>
            <w:tcW w:w="0" w:type="auto"/>
            <w:vAlign w:val="center"/>
            <w:hideMark/>
          </w:tcPr>
          <w:p w14:paraId="3BD95FC1" w14:textId="77777777" w:rsidR="004A399F" w:rsidRPr="004A399F" w:rsidRDefault="004A399F" w:rsidP="004A399F">
            <w:pPr>
              <w:rPr>
                <w:sz w:val="20"/>
                <w:szCs w:val="20"/>
              </w:rPr>
            </w:pPr>
            <w:r w:rsidRPr="004A399F">
              <w:rPr>
                <w:sz w:val="20"/>
                <w:szCs w:val="20"/>
              </w:rPr>
              <w:t>6/19/2025</w:t>
            </w:r>
          </w:p>
        </w:tc>
        <w:tc>
          <w:tcPr>
            <w:tcW w:w="0" w:type="auto"/>
            <w:vAlign w:val="center"/>
            <w:hideMark/>
          </w:tcPr>
          <w:p w14:paraId="1D3B3D6A"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04AFDE3C"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69ED454A"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E880924"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3D37B13"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3256F4D" w14:textId="77777777" w:rsidR="004A399F" w:rsidRPr="004A399F" w:rsidRDefault="004A399F" w:rsidP="004A399F">
            <w:pPr>
              <w:jc w:val="right"/>
              <w:rPr>
                <w:sz w:val="20"/>
                <w:szCs w:val="20"/>
              </w:rPr>
            </w:pPr>
            <w:r w:rsidRPr="004A399F">
              <w:rPr>
                <w:sz w:val="20"/>
                <w:szCs w:val="20"/>
              </w:rPr>
              <w:t>0</w:t>
            </w:r>
          </w:p>
        </w:tc>
      </w:tr>
      <w:tr w:rsidR="004A399F" w:rsidRPr="004A399F" w14:paraId="5204207B" w14:textId="77777777" w:rsidTr="004A399F">
        <w:trPr>
          <w:trHeight w:val="172"/>
          <w:tblCellSpacing w:w="15" w:type="dxa"/>
        </w:trPr>
        <w:tc>
          <w:tcPr>
            <w:tcW w:w="0" w:type="auto"/>
            <w:vAlign w:val="center"/>
            <w:hideMark/>
          </w:tcPr>
          <w:p w14:paraId="71E26F56" w14:textId="77777777" w:rsidR="004A399F" w:rsidRPr="004A399F" w:rsidRDefault="004A399F" w:rsidP="004A399F">
            <w:pPr>
              <w:rPr>
                <w:sz w:val="20"/>
                <w:szCs w:val="20"/>
              </w:rPr>
            </w:pPr>
            <w:r w:rsidRPr="004A399F">
              <w:rPr>
                <w:sz w:val="20"/>
                <w:szCs w:val="20"/>
              </w:rPr>
              <w:t>7/1/2025</w:t>
            </w:r>
          </w:p>
        </w:tc>
        <w:tc>
          <w:tcPr>
            <w:tcW w:w="0" w:type="auto"/>
            <w:vAlign w:val="center"/>
            <w:hideMark/>
          </w:tcPr>
          <w:p w14:paraId="16D628F6" w14:textId="77777777" w:rsidR="004A399F" w:rsidRPr="004A399F" w:rsidRDefault="004A399F" w:rsidP="004A399F">
            <w:pPr>
              <w:jc w:val="right"/>
              <w:rPr>
                <w:sz w:val="20"/>
                <w:szCs w:val="20"/>
              </w:rPr>
            </w:pPr>
            <w:r w:rsidRPr="004A399F">
              <w:rPr>
                <w:sz w:val="20"/>
                <w:szCs w:val="20"/>
              </w:rPr>
              <w:t>9</w:t>
            </w:r>
          </w:p>
        </w:tc>
        <w:tc>
          <w:tcPr>
            <w:tcW w:w="0" w:type="auto"/>
            <w:vAlign w:val="center"/>
            <w:hideMark/>
          </w:tcPr>
          <w:p w14:paraId="30EE1C71" w14:textId="77777777" w:rsidR="004A399F" w:rsidRPr="004A399F" w:rsidRDefault="004A399F" w:rsidP="004A399F">
            <w:pPr>
              <w:jc w:val="right"/>
              <w:rPr>
                <w:sz w:val="20"/>
                <w:szCs w:val="20"/>
              </w:rPr>
            </w:pPr>
            <w:r w:rsidRPr="004A399F">
              <w:rPr>
                <w:sz w:val="20"/>
                <w:szCs w:val="20"/>
              </w:rPr>
              <w:t>6</w:t>
            </w:r>
          </w:p>
        </w:tc>
        <w:tc>
          <w:tcPr>
            <w:tcW w:w="0" w:type="auto"/>
            <w:vAlign w:val="center"/>
            <w:hideMark/>
          </w:tcPr>
          <w:p w14:paraId="39C5E1EF" w14:textId="77777777" w:rsidR="004A399F" w:rsidRPr="004A399F" w:rsidRDefault="004A399F" w:rsidP="004A399F">
            <w:pPr>
              <w:jc w:val="right"/>
              <w:rPr>
                <w:sz w:val="20"/>
                <w:szCs w:val="20"/>
              </w:rPr>
            </w:pPr>
            <w:r w:rsidRPr="004A399F">
              <w:rPr>
                <w:sz w:val="20"/>
                <w:szCs w:val="20"/>
              </w:rPr>
              <w:t>3</w:t>
            </w:r>
          </w:p>
        </w:tc>
        <w:tc>
          <w:tcPr>
            <w:tcW w:w="0" w:type="auto"/>
            <w:vAlign w:val="center"/>
            <w:hideMark/>
          </w:tcPr>
          <w:p w14:paraId="77796137"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693818E"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63DDE0C0" w14:textId="77777777" w:rsidR="004A399F" w:rsidRPr="004A399F" w:rsidRDefault="004A399F" w:rsidP="004A399F">
            <w:pPr>
              <w:jc w:val="right"/>
              <w:rPr>
                <w:sz w:val="20"/>
                <w:szCs w:val="20"/>
              </w:rPr>
            </w:pPr>
            <w:r w:rsidRPr="004A399F">
              <w:rPr>
                <w:sz w:val="20"/>
                <w:szCs w:val="20"/>
              </w:rPr>
              <w:t>0</w:t>
            </w:r>
          </w:p>
        </w:tc>
      </w:tr>
      <w:tr w:rsidR="004A399F" w:rsidRPr="004A399F" w14:paraId="46396CF8" w14:textId="77777777" w:rsidTr="004A399F">
        <w:trPr>
          <w:trHeight w:val="215"/>
          <w:tblCellSpacing w:w="15" w:type="dxa"/>
        </w:trPr>
        <w:tc>
          <w:tcPr>
            <w:tcW w:w="0" w:type="auto"/>
            <w:vAlign w:val="center"/>
            <w:hideMark/>
          </w:tcPr>
          <w:p w14:paraId="035EFCC2" w14:textId="77777777" w:rsidR="004A399F" w:rsidRPr="004A399F" w:rsidRDefault="004A399F" w:rsidP="004A399F">
            <w:pPr>
              <w:rPr>
                <w:sz w:val="20"/>
                <w:szCs w:val="20"/>
              </w:rPr>
            </w:pPr>
            <w:r w:rsidRPr="004A399F">
              <w:rPr>
                <w:sz w:val="20"/>
                <w:szCs w:val="20"/>
              </w:rPr>
              <w:t>7/3/2025</w:t>
            </w:r>
          </w:p>
        </w:tc>
        <w:tc>
          <w:tcPr>
            <w:tcW w:w="0" w:type="auto"/>
            <w:vAlign w:val="center"/>
            <w:hideMark/>
          </w:tcPr>
          <w:p w14:paraId="6E134B6E"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7541BA90"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759F0D09"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1C413AB"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A337BA3"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41AE112" w14:textId="77777777" w:rsidR="004A399F" w:rsidRPr="004A399F" w:rsidRDefault="004A399F" w:rsidP="004A399F">
            <w:pPr>
              <w:jc w:val="right"/>
              <w:rPr>
                <w:sz w:val="20"/>
                <w:szCs w:val="20"/>
              </w:rPr>
            </w:pPr>
            <w:r w:rsidRPr="004A399F">
              <w:rPr>
                <w:sz w:val="20"/>
                <w:szCs w:val="20"/>
              </w:rPr>
              <w:t>0</w:t>
            </w:r>
          </w:p>
        </w:tc>
      </w:tr>
      <w:tr w:rsidR="004A399F" w:rsidRPr="004A399F" w14:paraId="64132465" w14:textId="77777777" w:rsidTr="004A399F">
        <w:trPr>
          <w:trHeight w:val="215"/>
          <w:tblCellSpacing w:w="15" w:type="dxa"/>
        </w:trPr>
        <w:tc>
          <w:tcPr>
            <w:tcW w:w="0" w:type="auto"/>
            <w:vAlign w:val="center"/>
            <w:hideMark/>
          </w:tcPr>
          <w:p w14:paraId="2416427B" w14:textId="77777777" w:rsidR="004A399F" w:rsidRPr="004A399F" w:rsidRDefault="004A399F" w:rsidP="004A399F">
            <w:pPr>
              <w:rPr>
                <w:sz w:val="20"/>
                <w:szCs w:val="20"/>
              </w:rPr>
            </w:pPr>
            <w:r w:rsidRPr="004A399F">
              <w:rPr>
                <w:sz w:val="20"/>
                <w:szCs w:val="20"/>
              </w:rPr>
              <w:t>7/8/2025</w:t>
            </w:r>
          </w:p>
        </w:tc>
        <w:tc>
          <w:tcPr>
            <w:tcW w:w="0" w:type="auto"/>
            <w:vAlign w:val="center"/>
            <w:hideMark/>
          </w:tcPr>
          <w:p w14:paraId="0501411A" w14:textId="77777777" w:rsidR="004A399F" w:rsidRPr="004A399F" w:rsidRDefault="004A399F" w:rsidP="004A399F">
            <w:pPr>
              <w:jc w:val="right"/>
              <w:rPr>
                <w:sz w:val="20"/>
                <w:szCs w:val="20"/>
              </w:rPr>
            </w:pPr>
            <w:r w:rsidRPr="004A399F">
              <w:rPr>
                <w:sz w:val="20"/>
                <w:szCs w:val="20"/>
              </w:rPr>
              <w:t>5</w:t>
            </w:r>
          </w:p>
        </w:tc>
        <w:tc>
          <w:tcPr>
            <w:tcW w:w="0" w:type="auto"/>
            <w:vAlign w:val="center"/>
            <w:hideMark/>
          </w:tcPr>
          <w:p w14:paraId="1C2B42D0" w14:textId="77777777" w:rsidR="004A399F" w:rsidRPr="004A399F" w:rsidRDefault="004A399F" w:rsidP="004A399F">
            <w:pPr>
              <w:jc w:val="right"/>
              <w:rPr>
                <w:sz w:val="20"/>
                <w:szCs w:val="20"/>
              </w:rPr>
            </w:pPr>
            <w:r w:rsidRPr="004A399F">
              <w:rPr>
                <w:sz w:val="20"/>
                <w:szCs w:val="20"/>
              </w:rPr>
              <w:t>4</w:t>
            </w:r>
          </w:p>
        </w:tc>
        <w:tc>
          <w:tcPr>
            <w:tcW w:w="0" w:type="auto"/>
            <w:vAlign w:val="center"/>
            <w:hideMark/>
          </w:tcPr>
          <w:p w14:paraId="42AEDA2A"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48F4445D"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DEF8C15"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9DDFBD6" w14:textId="77777777" w:rsidR="004A399F" w:rsidRPr="004A399F" w:rsidRDefault="004A399F" w:rsidP="004A399F">
            <w:pPr>
              <w:jc w:val="right"/>
              <w:rPr>
                <w:sz w:val="20"/>
                <w:szCs w:val="20"/>
              </w:rPr>
            </w:pPr>
            <w:r w:rsidRPr="004A399F">
              <w:rPr>
                <w:sz w:val="20"/>
                <w:szCs w:val="20"/>
              </w:rPr>
              <w:t>0</w:t>
            </w:r>
          </w:p>
        </w:tc>
      </w:tr>
      <w:tr w:rsidR="004A399F" w:rsidRPr="004A399F" w14:paraId="2B1C157C" w14:textId="77777777" w:rsidTr="004A399F">
        <w:trPr>
          <w:trHeight w:val="215"/>
          <w:tblCellSpacing w:w="15" w:type="dxa"/>
        </w:trPr>
        <w:tc>
          <w:tcPr>
            <w:tcW w:w="0" w:type="auto"/>
            <w:vAlign w:val="center"/>
            <w:hideMark/>
          </w:tcPr>
          <w:p w14:paraId="4D6826DC" w14:textId="77777777" w:rsidR="004A399F" w:rsidRPr="004A399F" w:rsidRDefault="004A399F" w:rsidP="004A399F">
            <w:pPr>
              <w:rPr>
                <w:sz w:val="20"/>
                <w:szCs w:val="20"/>
              </w:rPr>
            </w:pPr>
            <w:r w:rsidRPr="004A399F">
              <w:rPr>
                <w:sz w:val="20"/>
                <w:szCs w:val="20"/>
              </w:rPr>
              <w:t>7/10/2025</w:t>
            </w:r>
          </w:p>
        </w:tc>
        <w:tc>
          <w:tcPr>
            <w:tcW w:w="0" w:type="auto"/>
            <w:vAlign w:val="center"/>
            <w:hideMark/>
          </w:tcPr>
          <w:p w14:paraId="2FA79C8A" w14:textId="77777777" w:rsidR="004A399F" w:rsidRPr="004A399F" w:rsidRDefault="004A399F" w:rsidP="004A399F">
            <w:pPr>
              <w:jc w:val="right"/>
              <w:rPr>
                <w:sz w:val="20"/>
                <w:szCs w:val="20"/>
              </w:rPr>
            </w:pPr>
            <w:r w:rsidRPr="004A399F">
              <w:rPr>
                <w:sz w:val="20"/>
                <w:szCs w:val="20"/>
              </w:rPr>
              <w:t>9</w:t>
            </w:r>
          </w:p>
        </w:tc>
        <w:tc>
          <w:tcPr>
            <w:tcW w:w="0" w:type="auto"/>
            <w:vAlign w:val="center"/>
            <w:hideMark/>
          </w:tcPr>
          <w:p w14:paraId="4C2D3313" w14:textId="77777777" w:rsidR="004A399F" w:rsidRPr="004A399F" w:rsidRDefault="004A399F" w:rsidP="004A399F">
            <w:pPr>
              <w:jc w:val="right"/>
              <w:rPr>
                <w:sz w:val="20"/>
                <w:szCs w:val="20"/>
              </w:rPr>
            </w:pPr>
            <w:r w:rsidRPr="004A399F">
              <w:rPr>
                <w:sz w:val="20"/>
                <w:szCs w:val="20"/>
              </w:rPr>
              <w:t>5</w:t>
            </w:r>
          </w:p>
        </w:tc>
        <w:tc>
          <w:tcPr>
            <w:tcW w:w="0" w:type="auto"/>
            <w:vAlign w:val="center"/>
            <w:hideMark/>
          </w:tcPr>
          <w:p w14:paraId="7D0D2AAD" w14:textId="77777777" w:rsidR="004A399F" w:rsidRPr="004A399F" w:rsidRDefault="004A399F" w:rsidP="004A399F">
            <w:pPr>
              <w:jc w:val="right"/>
              <w:rPr>
                <w:sz w:val="20"/>
                <w:szCs w:val="20"/>
              </w:rPr>
            </w:pPr>
            <w:r w:rsidRPr="004A399F">
              <w:rPr>
                <w:sz w:val="20"/>
                <w:szCs w:val="20"/>
              </w:rPr>
              <w:t>4</w:t>
            </w:r>
          </w:p>
        </w:tc>
        <w:tc>
          <w:tcPr>
            <w:tcW w:w="0" w:type="auto"/>
            <w:vAlign w:val="center"/>
            <w:hideMark/>
          </w:tcPr>
          <w:p w14:paraId="7D2B39B0"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E51051A"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53DB381" w14:textId="77777777" w:rsidR="004A399F" w:rsidRPr="004A399F" w:rsidRDefault="004A399F" w:rsidP="004A399F">
            <w:pPr>
              <w:jc w:val="right"/>
              <w:rPr>
                <w:sz w:val="20"/>
                <w:szCs w:val="20"/>
              </w:rPr>
            </w:pPr>
            <w:r w:rsidRPr="004A399F">
              <w:rPr>
                <w:sz w:val="20"/>
                <w:szCs w:val="20"/>
              </w:rPr>
              <w:t>0</w:t>
            </w:r>
          </w:p>
        </w:tc>
      </w:tr>
      <w:tr w:rsidR="004A399F" w:rsidRPr="004A399F" w14:paraId="1A4F1A5C" w14:textId="77777777" w:rsidTr="004A399F">
        <w:trPr>
          <w:trHeight w:val="215"/>
          <w:tblCellSpacing w:w="15" w:type="dxa"/>
        </w:trPr>
        <w:tc>
          <w:tcPr>
            <w:tcW w:w="0" w:type="auto"/>
            <w:vAlign w:val="center"/>
            <w:hideMark/>
          </w:tcPr>
          <w:p w14:paraId="6F7103AC" w14:textId="77777777" w:rsidR="004A399F" w:rsidRPr="004A399F" w:rsidRDefault="004A399F" w:rsidP="004A399F">
            <w:pPr>
              <w:rPr>
                <w:sz w:val="20"/>
                <w:szCs w:val="20"/>
              </w:rPr>
            </w:pPr>
            <w:r w:rsidRPr="004A399F">
              <w:rPr>
                <w:sz w:val="20"/>
                <w:szCs w:val="20"/>
              </w:rPr>
              <w:t>7/15/2025</w:t>
            </w:r>
          </w:p>
        </w:tc>
        <w:tc>
          <w:tcPr>
            <w:tcW w:w="0" w:type="auto"/>
            <w:vAlign w:val="center"/>
            <w:hideMark/>
          </w:tcPr>
          <w:p w14:paraId="5DA6BE37"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60DC3100"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7A50B1DA"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04C3E4C5"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6A2C14AF"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3822637A" w14:textId="77777777" w:rsidR="004A399F" w:rsidRPr="004A399F" w:rsidRDefault="004A399F" w:rsidP="004A399F">
            <w:pPr>
              <w:jc w:val="right"/>
              <w:rPr>
                <w:sz w:val="20"/>
                <w:szCs w:val="20"/>
              </w:rPr>
            </w:pPr>
            <w:r w:rsidRPr="004A399F">
              <w:rPr>
                <w:sz w:val="20"/>
                <w:szCs w:val="20"/>
              </w:rPr>
              <w:t>0</w:t>
            </w:r>
          </w:p>
        </w:tc>
      </w:tr>
      <w:tr w:rsidR="004A399F" w:rsidRPr="004A399F" w14:paraId="3184887C" w14:textId="77777777" w:rsidTr="004A399F">
        <w:trPr>
          <w:trHeight w:val="215"/>
          <w:tblCellSpacing w:w="15" w:type="dxa"/>
        </w:trPr>
        <w:tc>
          <w:tcPr>
            <w:tcW w:w="0" w:type="auto"/>
            <w:vAlign w:val="center"/>
            <w:hideMark/>
          </w:tcPr>
          <w:p w14:paraId="67B3097F" w14:textId="77777777" w:rsidR="004A399F" w:rsidRPr="004A399F" w:rsidRDefault="004A399F" w:rsidP="004A399F">
            <w:pPr>
              <w:rPr>
                <w:sz w:val="20"/>
                <w:szCs w:val="20"/>
              </w:rPr>
            </w:pPr>
            <w:r w:rsidRPr="004A399F">
              <w:rPr>
                <w:sz w:val="20"/>
                <w:szCs w:val="20"/>
              </w:rPr>
              <w:t>7/17/2025</w:t>
            </w:r>
          </w:p>
        </w:tc>
        <w:tc>
          <w:tcPr>
            <w:tcW w:w="0" w:type="auto"/>
            <w:vAlign w:val="center"/>
            <w:hideMark/>
          </w:tcPr>
          <w:p w14:paraId="5A803151" w14:textId="77777777" w:rsidR="004A399F" w:rsidRPr="004A399F" w:rsidRDefault="004A399F" w:rsidP="004A399F">
            <w:pPr>
              <w:jc w:val="right"/>
              <w:rPr>
                <w:sz w:val="20"/>
                <w:szCs w:val="20"/>
              </w:rPr>
            </w:pPr>
            <w:r w:rsidRPr="004A399F">
              <w:rPr>
                <w:sz w:val="20"/>
                <w:szCs w:val="20"/>
              </w:rPr>
              <w:t>6</w:t>
            </w:r>
          </w:p>
        </w:tc>
        <w:tc>
          <w:tcPr>
            <w:tcW w:w="0" w:type="auto"/>
            <w:vAlign w:val="center"/>
            <w:hideMark/>
          </w:tcPr>
          <w:p w14:paraId="02F0C4A6" w14:textId="77777777" w:rsidR="004A399F" w:rsidRPr="004A399F" w:rsidRDefault="004A399F" w:rsidP="004A399F">
            <w:pPr>
              <w:jc w:val="right"/>
              <w:rPr>
                <w:sz w:val="20"/>
                <w:szCs w:val="20"/>
              </w:rPr>
            </w:pPr>
            <w:r w:rsidRPr="004A399F">
              <w:rPr>
                <w:sz w:val="20"/>
                <w:szCs w:val="20"/>
              </w:rPr>
              <w:t>6</w:t>
            </w:r>
          </w:p>
        </w:tc>
        <w:tc>
          <w:tcPr>
            <w:tcW w:w="0" w:type="auto"/>
            <w:vAlign w:val="center"/>
            <w:hideMark/>
          </w:tcPr>
          <w:p w14:paraId="69B4CE12"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8528A77"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196E6B9"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51E2BD6" w14:textId="77777777" w:rsidR="004A399F" w:rsidRPr="004A399F" w:rsidRDefault="004A399F" w:rsidP="004A399F">
            <w:pPr>
              <w:jc w:val="right"/>
              <w:rPr>
                <w:sz w:val="20"/>
                <w:szCs w:val="20"/>
              </w:rPr>
            </w:pPr>
            <w:r w:rsidRPr="004A399F">
              <w:rPr>
                <w:sz w:val="20"/>
                <w:szCs w:val="20"/>
              </w:rPr>
              <w:t>0</w:t>
            </w:r>
          </w:p>
        </w:tc>
      </w:tr>
      <w:tr w:rsidR="004A399F" w:rsidRPr="004A399F" w14:paraId="75F781CA" w14:textId="77777777" w:rsidTr="004A399F">
        <w:trPr>
          <w:trHeight w:val="172"/>
          <w:tblCellSpacing w:w="15" w:type="dxa"/>
        </w:trPr>
        <w:tc>
          <w:tcPr>
            <w:tcW w:w="0" w:type="auto"/>
            <w:vAlign w:val="center"/>
            <w:hideMark/>
          </w:tcPr>
          <w:p w14:paraId="4474CB6C" w14:textId="77777777" w:rsidR="004A399F" w:rsidRPr="004A399F" w:rsidRDefault="004A399F" w:rsidP="004A399F">
            <w:pPr>
              <w:rPr>
                <w:sz w:val="20"/>
                <w:szCs w:val="20"/>
              </w:rPr>
            </w:pPr>
            <w:r w:rsidRPr="004A399F">
              <w:rPr>
                <w:sz w:val="20"/>
                <w:szCs w:val="20"/>
              </w:rPr>
              <w:t>7/22/2025</w:t>
            </w:r>
          </w:p>
        </w:tc>
        <w:tc>
          <w:tcPr>
            <w:tcW w:w="0" w:type="auto"/>
            <w:vAlign w:val="center"/>
            <w:hideMark/>
          </w:tcPr>
          <w:p w14:paraId="4FACC7EC"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327E92D6" w14:textId="77777777" w:rsidR="004A399F" w:rsidRPr="004A399F" w:rsidRDefault="004A399F" w:rsidP="004A399F">
            <w:pPr>
              <w:jc w:val="right"/>
              <w:rPr>
                <w:sz w:val="20"/>
                <w:szCs w:val="20"/>
              </w:rPr>
            </w:pPr>
            <w:r w:rsidRPr="004A399F">
              <w:rPr>
                <w:sz w:val="20"/>
                <w:szCs w:val="20"/>
              </w:rPr>
              <w:t>2</w:t>
            </w:r>
          </w:p>
        </w:tc>
        <w:tc>
          <w:tcPr>
            <w:tcW w:w="0" w:type="auto"/>
            <w:vAlign w:val="center"/>
            <w:hideMark/>
          </w:tcPr>
          <w:p w14:paraId="3CD3D703"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25EC5B91"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7819C78"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425C9CC8" w14:textId="77777777" w:rsidR="004A399F" w:rsidRPr="004A399F" w:rsidRDefault="004A399F" w:rsidP="004A399F">
            <w:pPr>
              <w:jc w:val="right"/>
              <w:rPr>
                <w:sz w:val="20"/>
                <w:szCs w:val="20"/>
              </w:rPr>
            </w:pPr>
            <w:r w:rsidRPr="004A399F">
              <w:rPr>
                <w:sz w:val="20"/>
                <w:szCs w:val="20"/>
              </w:rPr>
              <w:t>0</w:t>
            </w:r>
          </w:p>
        </w:tc>
      </w:tr>
      <w:tr w:rsidR="004A399F" w:rsidRPr="004A399F" w14:paraId="7C8DD944" w14:textId="77777777" w:rsidTr="004A399F">
        <w:trPr>
          <w:trHeight w:val="215"/>
          <w:tblCellSpacing w:w="15" w:type="dxa"/>
        </w:trPr>
        <w:tc>
          <w:tcPr>
            <w:tcW w:w="0" w:type="auto"/>
            <w:vAlign w:val="center"/>
            <w:hideMark/>
          </w:tcPr>
          <w:p w14:paraId="333B1A1F" w14:textId="77777777" w:rsidR="004A399F" w:rsidRPr="004A399F" w:rsidRDefault="004A399F" w:rsidP="004A399F">
            <w:pPr>
              <w:rPr>
                <w:sz w:val="20"/>
                <w:szCs w:val="20"/>
              </w:rPr>
            </w:pPr>
            <w:r w:rsidRPr="004A399F">
              <w:rPr>
                <w:sz w:val="20"/>
                <w:szCs w:val="20"/>
              </w:rPr>
              <w:t>7/24/2025</w:t>
            </w:r>
          </w:p>
        </w:tc>
        <w:tc>
          <w:tcPr>
            <w:tcW w:w="0" w:type="auto"/>
            <w:vAlign w:val="center"/>
            <w:hideMark/>
          </w:tcPr>
          <w:p w14:paraId="7D65D4C6"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46A0B501" w14:textId="77777777" w:rsidR="004A399F" w:rsidRPr="004A399F" w:rsidRDefault="004A399F" w:rsidP="004A399F">
            <w:pPr>
              <w:jc w:val="right"/>
              <w:rPr>
                <w:sz w:val="20"/>
                <w:szCs w:val="20"/>
              </w:rPr>
            </w:pPr>
            <w:r w:rsidRPr="004A399F">
              <w:rPr>
                <w:sz w:val="20"/>
                <w:szCs w:val="20"/>
              </w:rPr>
              <w:t>1</w:t>
            </w:r>
          </w:p>
        </w:tc>
        <w:tc>
          <w:tcPr>
            <w:tcW w:w="0" w:type="auto"/>
            <w:vAlign w:val="center"/>
            <w:hideMark/>
          </w:tcPr>
          <w:p w14:paraId="1E4CB19F"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7F46D475"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5B519971" w14:textId="77777777" w:rsidR="004A399F" w:rsidRPr="004A399F" w:rsidRDefault="004A399F" w:rsidP="004A399F">
            <w:pPr>
              <w:jc w:val="right"/>
              <w:rPr>
                <w:sz w:val="20"/>
                <w:szCs w:val="20"/>
              </w:rPr>
            </w:pPr>
            <w:r w:rsidRPr="004A399F">
              <w:rPr>
                <w:sz w:val="20"/>
                <w:szCs w:val="20"/>
              </w:rPr>
              <w:t>0</w:t>
            </w:r>
          </w:p>
        </w:tc>
        <w:tc>
          <w:tcPr>
            <w:tcW w:w="0" w:type="auto"/>
            <w:vAlign w:val="center"/>
            <w:hideMark/>
          </w:tcPr>
          <w:p w14:paraId="64787783" w14:textId="77777777" w:rsidR="004A399F" w:rsidRPr="004A399F" w:rsidRDefault="004A399F" w:rsidP="004A399F">
            <w:pPr>
              <w:jc w:val="right"/>
              <w:rPr>
                <w:sz w:val="20"/>
                <w:szCs w:val="20"/>
              </w:rPr>
            </w:pPr>
            <w:r w:rsidRPr="004A399F">
              <w:rPr>
                <w:sz w:val="20"/>
                <w:szCs w:val="20"/>
              </w:rPr>
              <w:t>0</w:t>
            </w:r>
          </w:p>
        </w:tc>
      </w:tr>
    </w:tbl>
    <w:p w14:paraId="69236B9D" w14:textId="77777777" w:rsidR="00B270B1" w:rsidRDefault="00B270B1"/>
    <w:p w14:paraId="2D8B7624" w14:textId="77777777" w:rsidR="00923241" w:rsidRDefault="00923241"/>
    <w:p w14:paraId="68269A9A" w14:textId="77777777" w:rsidR="00923241" w:rsidRDefault="00923241"/>
    <w:p w14:paraId="7BE4EB78" w14:textId="77777777" w:rsidR="00923241" w:rsidRDefault="00923241"/>
    <w:p w14:paraId="29801197" w14:textId="77777777" w:rsidR="00923241" w:rsidRDefault="00923241"/>
    <w:p w14:paraId="06FD05FE" w14:textId="77777777" w:rsidR="00923241" w:rsidRDefault="00923241"/>
    <w:p w14:paraId="0C05A2FC" w14:textId="77777777" w:rsidR="00923241" w:rsidRDefault="00923241"/>
    <w:p w14:paraId="6F4459AC" w14:textId="2C310031" w:rsidR="00923241" w:rsidRDefault="00923241">
      <w:pPr>
        <w:spacing w:after="160" w:line="278" w:lineRule="auto"/>
      </w:pPr>
      <w:r>
        <w:br w:type="page"/>
      </w:r>
    </w:p>
    <w:p w14:paraId="6EE11012" w14:textId="34A3905A" w:rsidR="00923241" w:rsidRDefault="00923241">
      <w:pPr>
        <w:rPr>
          <w:b/>
          <w:bCs/>
        </w:rPr>
      </w:pPr>
      <w:r w:rsidRPr="00923241">
        <w:rPr>
          <w:b/>
          <w:bCs/>
        </w:rPr>
        <w:lastRenderedPageBreak/>
        <w:t>References</w:t>
      </w:r>
    </w:p>
    <w:p w14:paraId="5E72B014" w14:textId="77777777" w:rsidR="00940F5B" w:rsidRPr="00940F5B" w:rsidRDefault="00923241" w:rsidP="00940F5B">
      <w:pPr>
        <w:pStyle w:val="Bibliography"/>
        <w:rPr>
          <w:rFonts w:eastAsiaTheme="minorHAnsi"/>
        </w:rPr>
      </w:pPr>
      <w:r>
        <w:rPr>
          <w:b/>
          <w:bCs/>
        </w:rPr>
        <w:fldChar w:fldCharType="begin"/>
      </w:r>
      <w:r>
        <w:rPr>
          <w:b/>
          <w:bCs/>
        </w:rPr>
        <w:instrText xml:space="preserve"> ADDIN ZOTERO_BIBL {"uncited":[],"omitted":[],"custom":[]} CSL_BIBLIOGRAPHY </w:instrText>
      </w:r>
      <w:r>
        <w:rPr>
          <w:b/>
          <w:bCs/>
        </w:rPr>
        <w:fldChar w:fldCharType="separate"/>
      </w:r>
      <w:r w:rsidR="00940F5B" w:rsidRPr="00940F5B">
        <w:rPr>
          <w:rFonts w:eastAsiaTheme="minorHAnsi"/>
        </w:rPr>
        <w:t>(1)</w:t>
      </w:r>
      <w:r w:rsidR="00940F5B" w:rsidRPr="00940F5B">
        <w:rPr>
          <w:rFonts w:eastAsiaTheme="minorHAnsi"/>
        </w:rPr>
        <w:tab/>
        <w:t xml:space="preserve">Cole, M. A Novel Method for Preparing Microplastic Fibers. </w:t>
      </w:r>
      <w:r w:rsidR="00940F5B" w:rsidRPr="00940F5B">
        <w:rPr>
          <w:rFonts w:eastAsiaTheme="minorHAnsi"/>
          <w:i/>
          <w:iCs/>
        </w:rPr>
        <w:t>Sci Rep</w:t>
      </w:r>
      <w:r w:rsidR="00940F5B" w:rsidRPr="00940F5B">
        <w:rPr>
          <w:rFonts w:eastAsiaTheme="minorHAnsi"/>
        </w:rPr>
        <w:t xml:space="preserve"> </w:t>
      </w:r>
      <w:r w:rsidR="00940F5B" w:rsidRPr="00940F5B">
        <w:rPr>
          <w:rFonts w:eastAsiaTheme="minorHAnsi"/>
          <w:b/>
          <w:bCs/>
        </w:rPr>
        <w:t>2016</w:t>
      </w:r>
      <w:r w:rsidR="00940F5B" w:rsidRPr="00940F5B">
        <w:rPr>
          <w:rFonts w:eastAsiaTheme="minorHAnsi"/>
        </w:rPr>
        <w:t xml:space="preserve">, </w:t>
      </w:r>
      <w:r w:rsidR="00940F5B" w:rsidRPr="00940F5B">
        <w:rPr>
          <w:rFonts w:eastAsiaTheme="minorHAnsi"/>
          <w:i/>
          <w:iCs/>
        </w:rPr>
        <w:t>6</w:t>
      </w:r>
      <w:r w:rsidR="00940F5B" w:rsidRPr="00940F5B">
        <w:rPr>
          <w:rFonts w:eastAsiaTheme="minorHAnsi"/>
        </w:rPr>
        <w:t xml:space="preserve"> (1), 34519. https://doi.org/10.1038/srep34519.</w:t>
      </w:r>
    </w:p>
    <w:p w14:paraId="70D9D132" w14:textId="77777777" w:rsidR="00940F5B" w:rsidRPr="00940F5B" w:rsidRDefault="00940F5B" w:rsidP="00940F5B">
      <w:pPr>
        <w:pStyle w:val="Bibliography"/>
        <w:rPr>
          <w:rFonts w:eastAsiaTheme="minorHAnsi"/>
        </w:rPr>
      </w:pPr>
      <w:r w:rsidRPr="00940F5B">
        <w:rPr>
          <w:rFonts w:eastAsiaTheme="minorHAnsi"/>
        </w:rPr>
        <w:t>(2)</w:t>
      </w:r>
      <w:r w:rsidRPr="00940F5B">
        <w:rPr>
          <w:rFonts w:eastAsiaTheme="minorHAnsi"/>
        </w:rPr>
        <w:tab/>
        <w:t xml:space="preserve">Hidalgo-Ruz, V.; Gutow, L.; Thompson, R. C.; Thiel, M. Microplastics in the Marine Environment: A Review of the Methods Used for Identification and Quantification. </w:t>
      </w:r>
      <w:r w:rsidRPr="00940F5B">
        <w:rPr>
          <w:rFonts w:eastAsiaTheme="minorHAnsi"/>
          <w:i/>
          <w:iCs/>
        </w:rPr>
        <w:t>Environ. Sci. Technol.</w:t>
      </w:r>
      <w:r w:rsidRPr="00940F5B">
        <w:rPr>
          <w:rFonts w:eastAsiaTheme="minorHAnsi"/>
        </w:rPr>
        <w:t xml:space="preserve"> </w:t>
      </w:r>
      <w:r w:rsidRPr="00940F5B">
        <w:rPr>
          <w:rFonts w:eastAsiaTheme="minorHAnsi"/>
          <w:b/>
          <w:bCs/>
        </w:rPr>
        <w:t>2012</w:t>
      </w:r>
      <w:r w:rsidRPr="00940F5B">
        <w:rPr>
          <w:rFonts w:eastAsiaTheme="minorHAnsi"/>
        </w:rPr>
        <w:t xml:space="preserve">, </w:t>
      </w:r>
      <w:r w:rsidRPr="00940F5B">
        <w:rPr>
          <w:rFonts w:eastAsiaTheme="minorHAnsi"/>
          <w:i/>
          <w:iCs/>
        </w:rPr>
        <w:t>46</w:t>
      </w:r>
      <w:r w:rsidRPr="00940F5B">
        <w:rPr>
          <w:rFonts w:eastAsiaTheme="minorHAnsi"/>
        </w:rPr>
        <w:t xml:space="preserve"> (6), 3060–3075. https://doi.org/10.1021/es2031505.</w:t>
      </w:r>
    </w:p>
    <w:p w14:paraId="6F3B5483" w14:textId="77777777" w:rsidR="00940F5B" w:rsidRPr="00940F5B" w:rsidRDefault="00940F5B" w:rsidP="00940F5B">
      <w:pPr>
        <w:pStyle w:val="Bibliography"/>
        <w:rPr>
          <w:rFonts w:eastAsiaTheme="minorHAnsi"/>
        </w:rPr>
      </w:pPr>
      <w:r w:rsidRPr="00940F5B">
        <w:rPr>
          <w:rFonts w:eastAsiaTheme="minorHAnsi"/>
        </w:rPr>
        <w:t>(3)</w:t>
      </w:r>
      <w:r w:rsidRPr="00940F5B">
        <w:rPr>
          <w:rFonts w:eastAsiaTheme="minorHAnsi"/>
        </w:rPr>
        <w:tab/>
        <w:t xml:space="preserve">Kooi, M.; Primpke, S.; Mintenig, S. M.; Lorenz, C.; Gerdts, G.; Koelmans, A. A. Characterizing the Multidimensionality of Microplastics across Environmental Compartments. </w:t>
      </w:r>
      <w:r w:rsidRPr="00940F5B">
        <w:rPr>
          <w:rFonts w:eastAsiaTheme="minorHAnsi"/>
          <w:i/>
          <w:iCs/>
        </w:rPr>
        <w:t>Water Research</w:t>
      </w:r>
      <w:r w:rsidRPr="00940F5B">
        <w:rPr>
          <w:rFonts w:eastAsiaTheme="minorHAnsi"/>
        </w:rPr>
        <w:t xml:space="preserve"> </w:t>
      </w:r>
      <w:r w:rsidRPr="00940F5B">
        <w:rPr>
          <w:rFonts w:eastAsiaTheme="minorHAnsi"/>
          <w:b/>
          <w:bCs/>
        </w:rPr>
        <w:t>2021</w:t>
      </w:r>
      <w:r w:rsidRPr="00940F5B">
        <w:rPr>
          <w:rFonts w:eastAsiaTheme="minorHAnsi"/>
        </w:rPr>
        <w:t xml:space="preserve">, </w:t>
      </w:r>
      <w:r w:rsidRPr="00940F5B">
        <w:rPr>
          <w:rFonts w:eastAsiaTheme="minorHAnsi"/>
          <w:i/>
          <w:iCs/>
        </w:rPr>
        <w:t>202</w:t>
      </w:r>
      <w:r w:rsidRPr="00940F5B">
        <w:rPr>
          <w:rFonts w:eastAsiaTheme="minorHAnsi"/>
        </w:rPr>
        <w:t xml:space="preserve"> (July). https://doi.org/10.1016/j.watres.2021.117429.</w:t>
      </w:r>
    </w:p>
    <w:p w14:paraId="52260E44" w14:textId="77777777" w:rsidR="00940F5B" w:rsidRPr="00940F5B" w:rsidRDefault="00940F5B" w:rsidP="00940F5B">
      <w:pPr>
        <w:pStyle w:val="Bibliography"/>
        <w:rPr>
          <w:rFonts w:eastAsiaTheme="minorHAnsi"/>
        </w:rPr>
      </w:pPr>
      <w:r w:rsidRPr="00940F5B">
        <w:rPr>
          <w:rFonts w:eastAsiaTheme="minorHAnsi"/>
        </w:rPr>
        <w:t>(4)</w:t>
      </w:r>
      <w:r w:rsidRPr="00940F5B">
        <w:rPr>
          <w:rFonts w:eastAsiaTheme="minorHAnsi"/>
        </w:rPr>
        <w:tab/>
        <w:t xml:space="preserve">Segur, T.; Hough, I.; Dobiasova, N.; Voisin, D.; Richon, C.; Angot, H.; Thomas, J. L.; Sonke, J. E. Using the Power Law Size Distribution to Extrapolate and Compare Microplastic Number and Mass Concentrations in Environmental Media. </w:t>
      </w:r>
      <w:r w:rsidRPr="00940F5B">
        <w:rPr>
          <w:rFonts w:eastAsiaTheme="minorHAnsi"/>
          <w:i/>
          <w:iCs/>
        </w:rPr>
        <w:t>Micropl.&amp;Nanopl.</w:t>
      </w:r>
      <w:r w:rsidRPr="00940F5B">
        <w:rPr>
          <w:rFonts w:eastAsiaTheme="minorHAnsi"/>
        </w:rPr>
        <w:t xml:space="preserve"> </w:t>
      </w:r>
      <w:r w:rsidRPr="00940F5B">
        <w:rPr>
          <w:rFonts w:eastAsiaTheme="minorHAnsi"/>
          <w:b/>
          <w:bCs/>
        </w:rPr>
        <w:t>2026</w:t>
      </w:r>
      <w:r w:rsidRPr="00940F5B">
        <w:rPr>
          <w:rFonts w:eastAsiaTheme="minorHAnsi"/>
        </w:rPr>
        <w:t xml:space="preserve">, </w:t>
      </w:r>
      <w:r w:rsidRPr="00940F5B">
        <w:rPr>
          <w:rFonts w:eastAsiaTheme="minorHAnsi"/>
          <w:i/>
          <w:iCs/>
        </w:rPr>
        <w:t>6</w:t>
      </w:r>
      <w:r w:rsidRPr="00940F5B">
        <w:rPr>
          <w:rFonts w:eastAsiaTheme="minorHAnsi"/>
        </w:rPr>
        <w:t xml:space="preserve"> (1), 45. https://doi.org/10.1186/s43591-026-00205-5.</w:t>
      </w:r>
    </w:p>
    <w:p w14:paraId="18FE171B" w14:textId="77777777" w:rsidR="00940F5B" w:rsidRPr="00940F5B" w:rsidRDefault="00940F5B" w:rsidP="00940F5B">
      <w:pPr>
        <w:pStyle w:val="Bibliography"/>
        <w:rPr>
          <w:rFonts w:eastAsiaTheme="minorHAnsi"/>
        </w:rPr>
      </w:pPr>
      <w:r w:rsidRPr="00940F5B">
        <w:rPr>
          <w:rFonts w:eastAsiaTheme="minorHAnsi"/>
        </w:rPr>
        <w:t>(5)</w:t>
      </w:r>
      <w:r w:rsidRPr="00940F5B">
        <w:rPr>
          <w:rFonts w:eastAsiaTheme="minorHAnsi"/>
        </w:rPr>
        <w:tab/>
        <w:t xml:space="preserve">Koelmans, A. A.; Mohamed Nor, N. H.; Hermsen, E.; Kooi, M.; Mintenig, S. M.; De France, J. Microplastics in Freshwaters and Drinking Water: Critical Review and Assessment of Data Quality. </w:t>
      </w:r>
      <w:r w:rsidRPr="00940F5B">
        <w:rPr>
          <w:rFonts w:eastAsiaTheme="minorHAnsi"/>
          <w:i/>
          <w:iCs/>
        </w:rPr>
        <w:t>Water Research</w:t>
      </w:r>
      <w:r w:rsidRPr="00940F5B">
        <w:rPr>
          <w:rFonts w:eastAsiaTheme="minorHAnsi"/>
        </w:rPr>
        <w:t xml:space="preserve"> </w:t>
      </w:r>
      <w:r w:rsidRPr="00940F5B">
        <w:rPr>
          <w:rFonts w:eastAsiaTheme="minorHAnsi"/>
          <w:b/>
          <w:bCs/>
        </w:rPr>
        <w:t>2019</w:t>
      </w:r>
      <w:r w:rsidRPr="00940F5B">
        <w:rPr>
          <w:rFonts w:eastAsiaTheme="minorHAnsi"/>
        </w:rPr>
        <w:t xml:space="preserve">, </w:t>
      </w:r>
      <w:r w:rsidRPr="00940F5B">
        <w:rPr>
          <w:rFonts w:eastAsiaTheme="minorHAnsi"/>
          <w:i/>
          <w:iCs/>
        </w:rPr>
        <w:t>155</w:t>
      </w:r>
      <w:r w:rsidRPr="00940F5B">
        <w:rPr>
          <w:rFonts w:eastAsiaTheme="minorHAnsi"/>
        </w:rPr>
        <w:t>, 410–422. https://doi.org/10.1016/j.watres.2019.02.054.</w:t>
      </w:r>
    </w:p>
    <w:p w14:paraId="66C91676" w14:textId="77777777" w:rsidR="00940F5B" w:rsidRPr="00940F5B" w:rsidRDefault="00940F5B" w:rsidP="00940F5B">
      <w:pPr>
        <w:pStyle w:val="Bibliography"/>
        <w:rPr>
          <w:rFonts w:eastAsiaTheme="minorHAnsi"/>
        </w:rPr>
      </w:pPr>
      <w:r w:rsidRPr="00940F5B">
        <w:rPr>
          <w:rFonts w:eastAsiaTheme="minorHAnsi"/>
        </w:rPr>
        <w:t>(6)</w:t>
      </w:r>
      <w:r w:rsidRPr="00940F5B">
        <w:rPr>
          <w:rFonts w:eastAsiaTheme="minorHAnsi"/>
        </w:rPr>
        <w:tab/>
        <w:t xml:space="preserve">Hoffman, M. J.; DiBenedetto, M. H. How Size-Dependent Settling Can Both Bias and Inform Microplastics Observations. </w:t>
      </w:r>
      <w:r w:rsidRPr="00940F5B">
        <w:rPr>
          <w:rFonts w:eastAsiaTheme="minorHAnsi"/>
          <w:i/>
          <w:iCs/>
        </w:rPr>
        <w:t>Environ. Res. Commun.</w:t>
      </w:r>
      <w:r w:rsidRPr="00940F5B">
        <w:rPr>
          <w:rFonts w:eastAsiaTheme="minorHAnsi"/>
        </w:rPr>
        <w:t xml:space="preserve"> </w:t>
      </w:r>
      <w:r w:rsidRPr="00940F5B">
        <w:rPr>
          <w:rFonts w:eastAsiaTheme="minorHAnsi"/>
          <w:b/>
          <w:bCs/>
        </w:rPr>
        <w:t>2026</w:t>
      </w:r>
      <w:r w:rsidRPr="00940F5B">
        <w:rPr>
          <w:rFonts w:eastAsiaTheme="minorHAnsi"/>
        </w:rPr>
        <w:t xml:space="preserve">, </w:t>
      </w:r>
      <w:r w:rsidRPr="00940F5B">
        <w:rPr>
          <w:rFonts w:eastAsiaTheme="minorHAnsi"/>
          <w:i/>
          <w:iCs/>
        </w:rPr>
        <w:t>8</w:t>
      </w:r>
      <w:r w:rsidRPr="00940F5B">
        <w:rPr>
          <w:rFonts w:eastAsiaTheme="minorHAnsi"/>
        </w:rPr>
        <w:t xml:space="preserve"> (6), 065061. https://doi.org/10.1088/2515-7620/ae76df.</w:t>
      </w:r>
    </w:p>
    <w:p w14:paraId="4B6F9AC9" w14:textId="77777777" w:rsidR="00940F5B" w:rsidRPr="00940F5B" w:rsidRDefault="00940F5B" w:rsidP="00940F5B">
      <w:pPr>
        <w:pStyle w:val="Bibliography"/>
        <w:rPr>
          <w:rFonts w:eastAsiaTheme="minorHAnsi"/>
        </w:rPr>
      </w:pPr>
      <w:r w:rsidRPr="00940F5B">
        <w:rPr>
          <w:rFonts w:eastAsiaTheme="minorHAnsi"/>
        </w:rPr>
        <w:t>(7)</w:t>
      </w:r>
      <w:r w:rsidRPr="00940F5B">
        <w:rPr>
          <w:rFonts w:eastAsiaTheme="minorHAnsi"/>
        </w:rPr>
        <w:tab/>
        <w:t xml:space="preserve">Symonds, M. R. E.; Moussalli, A. A Brief Guide to Model Selection, Multimodel Inference and Model Averaging in Behavioural Ecology Using Akaike’s Information Criterion. </w:t>
      </w:r>
      <w:r w:rsidRPr="00940F5B">
        <w:rPr>
          <w:rFonts w:eastAsiaTheme="minorHAnsi"/>
          <w:i/>
          <w:iCs/>
        </w:rPr>
        <w:t>Behavioral Ecology and Sociobiology</w:t>
      </w:r>
      <w:r w:rsidRPr="00940F5B">
        <w:rPr>
          <w:rFonts w:eastAsiaTheme="minorHAnsi"/>
        </w:rPr>
        <w:t xml:space="preserve"> </w:t>
      </w:r>
      <w:r w:rsidRPr="00940F5B">
        <w:rPr>
          <w:rFonts w:eastAsiaTheme="minorHAnsi"/>
          <w:b/>
          <w:bCs/>
        </w:rPr>
        <w:t>2011</w:t>
      </w:r>
      <w:r w:rsidRPr="00940F5B">
        <w:rPr>
          <w:rFonts w:eastAsiaTheme="minorHAnsi"/>
        </w:rPr>
        <w:t xml:space="preserve">, </w:t>
      </w:r>
      <w:r w:rsidRPr="00940F5B">
        <w:rPr>
          <w:rFonts w:eastAsiaTheme="minorHAnsi"/>
          <w:i/>
          <w:iCs/>
        </w:rPr>
        <w:t>65</w:t>
      </w:r>
      <w:r w:rsidRPr="00940F5B">
        <w:rPr>
          <w:rFonts w:eastAsiaTheme="minorHAnsi"/>
        </w:rPr>
        <w:t xml:space="preserve"> (1), 13–21. https://doi.org/10.1007/s00265-010-1037-6.</w:t>
      </w:r>
    </w:p>
    <w:p w14:paraId="1391FCC5" w14:textId="77777777" w:rsidR="00940F5B" w:rsidRPr="00940F5B" w:rsidRDefault="00940F5B" w:rsidP="00940F5B">
      <w:pPr>
        <w:pStyle w:val="Bibliography"/>
        <w:rPr>
          <w:rFonts w:eastAsiaTheme="minorHAnsi"/>
        </w:rPr>
      </w:pPr>
      <w:r w:rsidRPr="00940F5B">
        <w:rPr>
          <w:rFonts w:eastAsiaTheme="minorHAnsi"/>
        </w:rPr>
        <w:t>(8)</w:t>
      </w:r>
      <w:r w:rsidRPr="00940F5B">
        <w:rPr>
          <w:rFonts w:eastAsiaTheme="minorHAnsi"/>
        </w:rPr>
        <w:tab/>
        <w:t xml:space="preserve">Thomas, A.; Marchand, J.; Schwoerer, G. D.; Minor, E. C.; Maurer-Jones, M. A. Size Distributions of Microplastics in the St Louis Estuary and Western Lake Superior. </w:t>
      </w:r>
      <w:r w:rsidRPr="00940F5B">
        <w:rPr>
          <w:rFonts w:eastAsiaTheme="minorHAnsi"/>
          <w:i/>
          <w:iCs/>
        </w:rPr>
        <w:t>Environ. Sci. Technol.</w:t>
      </w:r>
      <w:r w:rsidRPr="00940F5B">
        <w:rPr>
          <w:rFonts w:eastAsiaTheme="minorHAnsi"/>
        </w:rPr>
        <w:t xml:space="preserve"> </w:t>
      </w:r>
      <w:r w:rsidRPr="00940F5B">
        <w:rPr>
          <w:rFonts w:eastAsiaTheme="minorHAnsi"/>
          <w:b/>
          <w:bCs/>
        </w:rPr>
        <w:t>2024</w:t>
      </w:r>
      <w:r w:rsidRPr="00940F5B">
        <w:rPr>
          <w:rFonts w:eastAsiaTheme="minorHAnsi"/>
        </w:rPr>
        <w:t xml:space="preserve">, </w:t>
      </w:r>
      <w:r w:rsidRPr="00940F5B">
        <w:rPr>
          <w:rFonts w:eastAsiaTheme="minorHAnsi"/>
          <w:i/>
          <w:iCs/>
        </w:rPr>
        <w:t>58</w:t>
      </w:r>
      <w:r w:rsidRPr="00940F5B">
        <w:rPr>
          <w:rFonts w:eastAsiaTheme="minorHAnsi"/>
        </w:rPr>
        <w:t xml:space="preserve"> (19), 8480–8489. https://doi.org/10.1021/acs.est.3c10776.</w:t>
      </w:r>
    </w:p>
    <w:p w14:paraId="629ACCAF" w14:textId="77777777" w:rsidR="00940F5B" w:rsidRPr="00940F5B" w:rsidRDefault="00940F5B" w:rsidP="00940F5B">
      <w:pPr>
        <w:pStyle w:val="Bibliography"/>
        <w:rPr>
          <w:rFonts w:eastAsiaTheme="minorHAnsi"/>
        </w:rPr>
      </w:pPr>
      <w:r w:rsidRPr="00940F5B">
        <w:rPr>
          <w:rFonts w:eastAsiaTheme="minorHAnsi"/>
        </w:rPr>
        <w:t>(9)</w:t>
      </w:r>
      <w:r w:rsidRPr="00940F5B">
        <w:rPr>
          <w:rFonts w:eastAsiaTheme="minorHAnsi"/>
        </w:rPr>
        <w:tab/>
        <w:t xml:space="preserve">Wang, S.; Mintenig, S. M.; Wu, J.; Koelmans, A. A. Implications of Method- and Instrument-Based Size Detection Limits in μFTIR-Based Microplastic Analysis. </w:t>
      </w:r>
      <w:r w:rsidRPr="00940F5B">
        <w:rPr>
          <w:rFonts w:eastAsiaTheme="minorHAnsi"/>
          <w:i/>
          <w:iCs/>
        </w:rPr>
        <w:t>Talanta</w:t>
      </w:r>
      <w:r w:rsidRPr="00940F5B">
        <w:rPr>
          <w:rFonts w:eastAsiaTheme="minorHAnsi"/>
        </w:rPr>
        <w:t xml:space="preserve"> </w:t>
      </w:r>
      <w:r w:rsidRPr="00940F5B">
        <w:rPr>
          <w:rFonts w:eastAsiaTheme="minorHAnsi"/>
          <w:b/>
          <w:bCs/>
        </w:rPr>
        <w:t>2026</w:t>
      </w:r>
      <w:r w:rsidRPr="00940F5B">
        <w:rPr>
          <w:rFonts w:eastAsiaTheme="minorHAnsi"/>
        </w:rPr>
        <w:t xml:space="preserve">, </w:t>
      </w:r>
      <w:r w:rsidRPr="00940F5B">
        <w:rPr>
          <w:rFonts w:eastAsiaTheme="minorHAnsi"/>
          <w:i/>
          <w:iCs/>
        </w:rPr>
        <w:t>296</w:t>
      </w:r>
      <w:r w:rsidRPr="00940F5B">
        <w:rPr>
          <w:rFonts w:eastAsiaTheme="minorHAnsi"/>
        </w:rPr>
        <w:t>, 128417. https://doi.org/10.1016/j.talanta.2025.128417.</w:t>
      </w:r>
    </w:p>
    <w:p w14:paraId="67AB3B79" w14:textId="77777777" w:rsidR="00940F5B" w:rsidRPr="00940F5B" w:rsidRDefault="00940F5B" w:rsidP="00940F5B">
      <w:pPr>
        <w:pStyle w:val="Bibliography"/>
        <w:rPr>
          <w:rFonts w:eastAsiaTheme="minorHAnsi"/>
        </w:rPr>
      </w:pPr>
      <w:r w:rsidRPr="00940F5B">
        <w:rPr>
          <w:rFonts w:eastAsiaTheme="minorHAnsi"/>
        </w:rPr>
        <w:t>(10)</w:t>
      </w:r>
      <w:r w:rsidRPr="00940F5B">
        <w:rPr>
          <w:rFonts w:eastAsiaTheme="minorHAnsi"/>
        </w:rPr>
        <w:tab/>
        <w:t xml:space="preserve">Zhao, B.; Richardson, R. E.; Huang, Y.; You, F. Physically-Based Mesh Selectivity Correction Model for Standardized Microplastic Abundance Estimates in Aquatic Environment. </w:t>
      </w:r>
      <w:r w:rsidRPr="00940F5B">
        <w:rPr>
          <w:rFonts w:eastAsiaTheme="minorHAnsi"/>
          <w:i/>
          <w:iCs/>
        </w:rPr>
        <w:t>Water Research</w:t>
      </w:r>
      <w:r w:rsidRPr="00940F5B">
        <w:rPr>
          <w:rFonts w:eastAsiaTheme="minorHAnsi"/>
        </w:rPr>
        <w:t xml:space="preserve"> </w:t>
      </w:r>
      <w:r w:rsidRPr="00940F5B">
        <w:rPr>
          <w:rFonts w:eastAsiaTheme="minorHAnsi"/>
          <w:b/>
          <w:bCs/>
        </w:rPr>
        <w:t>2026</w:t>
      </w:r>
      <w:r w:rsidRPr="00940F5B">
        <w:rPr>
          <w:rFonts w:eastAsiaTheme="minorHAnsi"/>
        </w:rPr>
        <w:t xml:space="preserve">, </w:t>
      </w:r>
      <w:r w:rsidRPr="00940F5B">
        <w:rPr>
          <w:rFonts w:eastAsiaTheme="minorHAnsi"/>
          <w:i/>
          <w:iCs/>
        </w:rPr>
        <w:t>299</w:t>
      </w:r>
      <w:r w:rsidRPr="00940F5B">
        <w:rPr>
          <w:rFonts w:eastAsiaTheme="minorHAnsi"/>
        </w:rPr>
        <w:t>, 125833. https://doi.org/10.1016/j.watres.2026.125833.</w:t>
      </w:r>
    </w:p>
    <w:p w14:paraId="60E81650" w14:textId="2F15925C" w:rsidR="00923241" w:rsidRPr="00923241" w:rsidRDefault="00923241" w:rsidP="00940F5B">
      <w:pPr>
        <w:pStyle w:val="Bibliography"/>
        <w:rPr>
          <w:b/>
          <w:bCs/>
        </w:rPr>
      </w:pPr>
      <w:r>
        <w:rPr>
          <w:b/>
          <w:bCs/>
        </w:rPr>
        <w:fldChar w:fldCharType="end"/>
      </w:r>
    </w:p>
    <w:sectPr w:rsidR="00923241" w:rsidRPr="00923241">
      <w:footerReference w:type="even" r:id="rId17"/>
      <w:foot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tthew Scott Savoca" w:date="2026-09-07T12:09:00Z" w:initials="MS">
    <w:p w14:paraId="0397EA15" w14:textId="77777777" w:rsidR="00940F5B" w:rsidRDefault="00940F5B" w:rsidP="00940F5B">
      <w:r>
        <w:rPr>
          <w:rStyle w:val="CommentReference"/>
        </w:rPr>
        <w:annotationRef/>
      </w:r>
      <w:r>
        <w:rPr>
          <w:rFonts w:asciiTheme="minorHAnsi" w:eastAsiaTheme="minorHAnsi" w:hAnsiTheme="minorHAnsi" w:cstheme="minorBidi"/>
          <w:kern w:val="2"/>
          <w:sz w:val="20"/>
          <w:szCs w:val="20"/>
          <w14:ligatures w14:val="standardContextual"/>
        </w:rPr>
        <w:t>Is it important to include the surface area and volume of particles? If so we need to discuss it somewhere; If not we can cut this fig.</w:t>
      </w:r>
    </w:p>
  </w:comment>
  <w:comment w:id="6" w:author="Coffin, Scott@OEHHA" w:date="2026-09-25T17:15:00Z" w:initials="SC">
    <w:p w14:paraId="099858CC" w14:textId="77777777" w:rsidR="00CF5754" w:rsidRDefault="00CF5754" w:rsidP="00CF5754">
      <w:pPr>
        <w:pStyle w:val="CommentText"/>
      </w:pPr>
      <w:r>
        <w:rPr>
          <w:rStyle w:val="CommentReference"/>
        </w:rPr>
        <w:annotationRef/>
      </w:r>
      <w:r>
        <w:t>The SA is measured - so absolutely. The volume is estimated… only important for the ecotox risk characterization - I say it’s best to include here for consistency and to reduce the complexity of the risk paper.</w:t>
      </w:r>
    </w:p>
  </w:comment>
  <w:comment w:id="23" w:author="Matthew Scott Savoca" w:date="2026-09-07T12:09:00Z" w:initials="MS">
    <w:p w14:paraId="0EE45C93" w14:textId="77777777" w:rsidR="00940F5B" w:rsidRDefault="00940F5B" w:rsidP="00940F5B">
      <w:r>
        <w:rPr>
          <w:rStyle w:val="CommentReference"/>
        </w:rPr>
        <w:annotationRef/>
      </w:r>
      <w:r>
        <w:rPr>
          <w:rFonts w:asciiTheme="minorHAnsi" w:eastAsiaTheme="minorHAnsi" w:hAnsiTheme="minorHAnsi" w:cstheme="minorBidi"/>
          <w:kern w:val="2"/>
          <w:sz w:val="20"/>
          <w:szCs w:val="20"/>
          <w14:ligatures w14:val="standardContextual"/>
        </w:rPr>
        <w:t>Cut?</w:t>
      </w:r>
    </w:p>
  </w:comment>
  <w:comment w:id="24" w:author="Coffin, Scott@OEHHA" w:date="2026-09-25T17:16:00Z" w:initials="SC">
    <w:p w14:paraId="08E3222E" w14:textId="77777777" w:rsidR="00AE0373" w:rsidRDefault="00AE0373" w:rsidP="00AE0373">
      <w:pPr>
        <w:pStyle w:val="CommentText"/>
      </w:pPr>
      <w:r>
        <w:rPr>
          <w:rStyle w:val="CommentReference"/>
        </w:rPr>
        <w:annotationRef/>
      </w:r>
      <w:r>
        <w:t>I don’t see why… it’s in the SI so it doesn’t matter IMHO. It shows the strong differences we discuss in the main manuscript - so I think it’s useful.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97EA15" w15:done="0"/>
  <w15:commentEx w15:paraId="099858CC" w15:paraIdParent="0397EA15" w15:done="0"/>
  <w15:commentEx w15:paraId="0EE45C93" w15:done="0"/>
  <w15:commentEx w15:paraId="08E3222E" w15:paraIdParent="0EE45C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5700AD" w16cex:dateUtc="2026-09-07T19:09:00Z"/>
  <w16cex:commentExtensible w16cex:durableId="6A9413BC" w16cex:dateUtc="2026-09-26T00:15:00Z"/>
  <w16cex:commentExtensible w16cex:durableId="6D753549" w16cex:dateUtc="2026-09-07T19:09:00Z"/>
  <w16cex:commentExtensible w16cex:durableId="0A7B8E8D" w16cex:dateUtc="2026-09-26T0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97EA15" w16cid:durableId="3F5700AD"/>
  <w16cid:commentId w16cid:paraId="099858CC" w16cid:durableId="6A9413BC"/>
  <w16cid:commentId w16cid:paraId="0EE45C93" w16cid:durableId="6D753549"/>
  <w16cid:commentId w16cid:paraId="08E3222E" w16cid:durableId="0A7B8E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7EA28" w14:textId="77777777" w:rsidR="00CE5519" w:rsidRDefault="00CE5519" w:rsidP="00952CE9">
      <w:r>
        <w:separator/>
      </w:r>
    </w:p>
  </w:endnote>
  <w:endnote w:type="continuationSeparator" w:id="0">
    <w:p w14:paraId="5B0437E8" w14:textId="77777777" w:rsidR="00CE5519" w:rsidRDefault="00CE5519" w:rsidP="0095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6981047"/>
      <w:docPartObj>
        <w:docPartGallery w:val="Page Numbers (Bottom of Page)"/>
        <w:docPartUnique/>
      </w:docPartObj>
    </w:sdtPr>
    <w:sdtContent>
      <w:p w14:paraId="66B30343" w14:textId="65C68E6B" w:rsidR="00952CE9" w:rsidRDefault="00952CE9" w:rsidP="007135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135DEF" w14:textId="77777777" w:rsidR="00952CE9" w:rsidRDefault="00952C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1476838"/>
      <w:docPartObj>
        <w:docPartGallery w:val="Page Numbers (Bottom of Page)"/>
        <w:docPartUnique/>
      </w:docPartObj>
    </w:sdtPr>
    <w:sdtContent>
      <w:p w14:paraId="63CCD6F7" w14:textId="547C6D1C" w:rsidR="00952CE9" w:rsidRDefault="00952CE9" w:rsidP="007135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31C19D5A" w14:textId="77777777" w:rsidR="00952CE9" w:rsidRDefault="00952C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D61B8" w14:textId="77777777" w:rsidR="00CE5519" w:rsidRDefault="00CE5519" w:rsidP="00952CE9">
      <w:r>
        <w:separator/>
      </w:r>
    </w:p>
  </w:footnote>
  <w:footnote w:type="continuationSeparator" w:id="0">
    <w:p w14:paraId="3AABEDB7" w14:textId="77777777" w:rsidR="00CE5519" w:rsidRDefault="00CE5519" w:rsidP="00952CE9">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ffin, Scott@OEHHA">
    <w15:presenceInfo w15:providerId="AD" w15:userId="S::Scott.Coffin@oehha.ca.gov::9a789111-cb42-46bc-a6da-53d613837b3e"/>
  </w15:person>
  <w15:person w15:author="Matthew Scott Savoca">
    <w15:presenceInfo w15:providerId="AD" w15:userId="S::msavoca@stanford.edu::58206e6f-e1de-43c5-aca9-07268e00ca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528"/>
    <w:rsid w:val="00003C75"/>
    <w:rsid w:val="00064648"/>
    <w:rsid w:val="000710A5"/>
    <w:rsid w:val="00073778"/>
    <w:rsid w:val="001A0188"/>
    <w:rsid w:val="001E0D4F"/>
    <w:rsid w:val="001E31BE"/>
    <w:rsid w:val="001E6176"/>
    <w:rsid w:val="00214705"/>
    <w:rsid w:val="00221985"/>
    <w:rsid w:val="00295248"/>
    <w:rsid w:val="00303528"/>
    <w:rsid w:val="00401A50"/>
    <w:rsid w:val="004310AB"/>
    <w:rsid w:val="004554C1"/>
    <w:rsid w:val="004A399F"/>
    <w:rsid w:val="005142C0"/>
    <w:rsid w:val="00577044"/>
    <w:rsid w:val="00595560"/>
    <w:rsid w:val="005D0577"/>
    <w:rsid w:val="005F68FB"/>
    <w:rsid w:val="00616470"/>
    <w:rsid w:val="006979B0"/>
    <w:rsid w:val="006C3A85"/>
    <w:rsid w:val="00740CCE"/>
    <w:rsid w:val="00807315"/>
    <w:rsid w:val="008277E9"/>
    <w:rsid w:val="00854E28"/>
    <w:rsid w:val="00857AD0"/>
    <w:rsid w:val="008B2460"/>
    <w:rsid w:val="00923241"/>
    <w:rsid w:val="00937F4C"/>
    <w:rsid w:val="00940F5B"/>
    <w:rsid w:val="00952CE9"/>
    <w:rsid w:val="00957360"/>
    <w:rsid w:val="00963435"/>
    <w:rsid w:val="0097243E"/>
    <w:rsid w:val="00997529"/>
    <w:rsid w:val="009D170A"/>
    <w:rsid w:val="009F0D90"/>
    <w:rsid w:val="00A55C23"/>
    <w:rsid w:val="00A845A9"/>
    <w:rsid w:val="00A948C5"/>
    <w:rsid w:val="00AC2594"/>
    <w:rsid w:val="00AE0373"/>
    <w:rsid w:val="00AE2B12"/>
    <w:rsid w:val="00B270B1"/>
    <w:rsid w:val="00B8206C"/>
    <w:rsid w:val="00BF3A3E"/>
    <w:rsid w:val="00C371CC"/>
    <w:rsid w:val="00C76805"/>
    <w:rsid w:val="00CE4C2A"/>
    <w:rsid w:val="00CE5519"/>
    <w:rsid w:val="00CF5754"/>
    <w:rsid w:val="00D013CF"/>
    <w:rsid w:val="00D41C38"/>
    <w:rsid w:val="00D53733"/>
    <w:rsid w:val="00DD69A0"/>
    <w:rsid w:val="00E042F0"/>
    <w:rsid w:val="00F5306E"/>
    <w:rsid w:val="00F76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CA926"/>
  <w15:chartTrackingRefBased/>
  <w15:docId w15:val="{6E14D8D8-8E47-A54C-AB74-DCBD5E5D3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99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0352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0352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30352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352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0352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0352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0352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0352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0352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3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3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528"/>
    <w:rPr>
      <w:rFonts w:eastAsiaTheme="majorEastAsia" w:cstheme="majorBidi"/>
      <w:color w:val="272727" w:themeColor="text1" w:themeTint="D8"/>
    </w:rPr>
  </w:style>
  <w:style w:type="paragraph" w:styleId="Title">
    <w:name w:val="Title"/>
    <w:basedOn w:val="Normal"/>
    <w:next w:val="Normal"/>
    <w:link w:val="TitleChar"/>
    <w:uiPriority w:val="10"/>
    <w:qFormat/>
    <w:rsid w:val="0030352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3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52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3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52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03528"/>
    <w:rPr>
      <w:i/>
      <w:iCs/>
      <w:color w:val="404040" w:themeColor="text1" w:themeTint="BF"/>
    </w:rPr>
  </w:style>
  <w:style w:type="paragraph" w:styleId="ListParagraph">
    <w:name w:val="List Paragraph"/>
    <w:basedOn w:val="Normal"/>
    <w:uiPriority w:val="34"/>
    <w:qFormat/>
    <w:rsid w:val="0030352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03528"/>
    <w:rPr>
      <w:i/>
      <w:iCs/>
      <w:color w:val="0F4761" w:themeColor="accent1" w:themeShade="BF"/>
    </w:rPr>
  </w:style>
  <w:style w:type="paragraph" w:styleId="IntenseQuote">
    <w:name w:val="Intense Quote"/>
    <w:basedOn w:val="Normal"/>
    <w:next w:val="Normal"/>
    <w:link w:val="IntenseQuoteChar"/>
    <w:uiPriority w:val="30"/>
    <w:qFormat/>
    <w:rsid w:val="0030352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03528"/>
    <w:rPr>
      <w:i/>
      <w:iCs/>
      <w:color w:val="0F4761" w:themeColor="accent1" w:themeShade="BF"/>
    </w:rPr>
  </w:style>
  <w:style w:type="character" w:styleId="IntenseReference">
    <w:name w:val="Intense Reference"/>
    <w:basedOn w:val="DefaultParagraphFont"/>
    <w:uiPriority w:val="32"/>
    <w:qFormat/>
    <w:rsid w:val="00303528"/>
    <w:rPr>
      <w:b/>
      <w:bCs/>
      <w:smallCaps/>
      <w:color w:val="0F4761" w:themeColor="accent1" w:themeShade="BF"/>
      <w:spacing w:val="5"/>
    </w:rPr>
  </w:style>
  <w:style w:type="character" w:styleId="CommentReference">
    <w:name w:val="annotation reference"/>
    <w:basedOn w:val="DefaultParagraphFont"/>
    <w:uiPriority w:val="99"/>
    <w:semiHidden/>
    <w:unhideWhenUsed/>
    <w:rsid w:val="00303528"/>
    <w:rPr>
      <w:sz w:val="16"/>
      <w:szCs w:val="16"/>
    </w:rPr>
  </w:style>
  <w:style w:type="paragraph" w:styleId="CommentText">
    <w:name w:val="annotation text"/>
    <w:basedOn w:val="Normal"/>
    <w:link w:val="CommentTextChar"/>
    <w:uiPriority w:val="99"/>
    <w:unhideWhenUsed/>
    <w:rsid w:val="00303528"/>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303528"/>
    <w:rPr>
      <w:sz w:val="20"/>
      <w:szCs w:val="20"/>
    </w:rPr>
  </w:style>
  <w:style w:type="paragraph" w:styleId="NormalWeb">
    <w:name w:val="Normal (Web)"/>
    <w:basedOn w:val="Normal"/>
    <w:uiPriority w:val="99"/>
    <w:unhideWhenUsed/>
    <w:rsid w:val="00A55C23"/>
    <w:pPr>
      <w:spacing w:before="100" w:beforeAutospacing="1" w:after="100" w:afterAutospacing="1"/>
    </w:pPr>
  </w:style>
  <w:style w:type="character" w:customStyle="1" w:styleId="mord">
    <w:name w:val="mord"/>
    <w:basedOn w:val="DefaultParagraphFont"/>
    <w:rsid w:val="00073778"/>
  </w:style>
  <w:style w:type="character" w:customStyle="1" w:styleId="mopen">
    <w:name w:val="mopen"/>
    <w:basedOn w:val="DefaultParagraphFont"/>
    <w:rsid w:val="00073778"/>
  </w:style>
  <w:style w:type="character" w:customStyle="1" w:styleId="mclose">
    <w:name w:val="mclose"/>
    <w:basedOn w:val="DefaultParagraphFont"/>
    <w:rsid w:val="00073778"/>
  </w:style>
  <w:style w:type="character" w:customStyle="1" w:styleId="mrel">
    <w:name w:val="mrel"/>
    <w:basedOn w:val="DefaultParagraphFont"/>
    <w:rsid w:val="00073778"/>
  </w:style>
  <w:style w:type="character" w:customStyle="1" w:styleId="mbin">
    <w:name w:val="mbin"/>
    <w:basedOn w:val="DefaultParagraphFont"/>
    <w:rsid w:val="00073778"/>
  </w:style>
  <w:style w:type="character" w:customStyle="1" w:styleId="mpunct">
    <w:name w:val="mpunct"/>
    <w:basedOn w:val="DefaultParagraphFont"/>
    <w:rsid w:val="00073778"/>
  </w:style>
  <w:style w:type="paragraph" w:customStyle="1" w:styleId="pdq2pgselectionanchorcontainer">
    <w:name w:val="pdq2pg_selectionanchorcontainer"/>
    <w:basedOn w:val="Normal"/>
    <w:rsid w:val="00CE4C2A"/>
    <w:pPr>
      <w:spacing w:before="100" w:beforeAutospacing="1" w:after="100" w:afterAutospacing="1"/>
    </w:pPr>
  </w:style>
  <w:style w:type="character" w:styleId="Strong">
    <w:name w:val="Strong"/>
    <w:basedOn w:val="DefaultParagraphFont"/>
    <w:uiPriority w:val="22"/>
    <w:qFormat/>
    <w:rsid w:val="00CE4C2A"/>
    <w:rPr>
      <w:b/>
      <w:bCs/>
    </w:rPr>
  </w:style>
  <w:style w:type="character" w:customStyle="1" w:styleId="vlist-s">
    <w:name w:val="vlist-s"/>
    <w:basedOn w:val="DefaultParagraphFont"/>
    <w:rsid w:val="00CE4C2A"/>
  </w:style>
  <w:style w:type="character" w:customStyle="1" w:styleId="delimsizing">
    <w:name w:val="delimsizing"/>
    <w:basedOn w:val="DefaultParagraphFont"/>
    <w:rsid w:val="00CE4C2A"/>
  </w:style>
  <w:style w:type="character" w:styleId="PlaceholderText">
    <w:name w:val="Placeholder Text"/>
    <w:basedOn w:val="DefaultParagraphFont"/>
    <w:uiPriority w:val="99"/>
    <w:semiHidden/>
    <w:rsid w:val="00F5306E"/>
    <w:rPr>
      <w:color w:val="666666"/>
    </w:rPr>
  </w:style>
  <w:style w:type="paragraph" w:styleId="Header">
    <w:name w:val="header"/>
    <w:basedOn w:val="Normal"/>
    <w:link w:val="HeaderChar"/>
    <w:uiPriority w:val="99"/>
    <w:unhideWhenUsed/>
    <w:rsid w:val="00952CE9"/>
    <w:pPr>
      <w:tabs>
        <w:tab w:val="center" w:pos="4680"/>
        <w:tab w:val="right" w:pos="9360"/>
      </w:tabs>
    </w:pPr>
  </w:style>
  <w:style w:type="character" w:customStyle="1" w:styleId="HeaderChar">
    <w:name w:val="Header Char"/>
    <w:basedOn w:val="DefaultParagraphFont"/>
    <w:link w:val="Header"/>
    <w:uiPriority w:val="99"/>
    <w:rsid w:val="00952CE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952CE9"/>
    <w:pPr>
      <w:tabs>
        <w:tab w:val="center" w:pos="4680"/>
        <w:tab w:val="right" w:pos="9360"/>
      </w:tabs>
    </w:pPr>
  </w:style>
  <w:style w:type="character" w:customStyle="1" w:styleId="FooterChar">
    <w:name w:val="Footer Char"/>
    <w:basedOn w:val="DefaultParagraphFont"/>
    <w:link w:val="Footer"/>
    <w:uiPriority w:val="99"/>
    <w:rsid w:val="00952CE9"/>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52CE9"/>
  </w:style>
  <w:style w:type="paragraph" w:styleId="CommentSubject">
    <w:name w:val="annotation subject"/>
    <w:basedOn w:val="CommentText"/>
    <w:next w:val="CommentText"/>
    <w:link w:val="CommentSubjectChar"/>
    <w:uiPriority w:val="99"/>
    <w:semiHidden/>
    <w:unhideWhenUsed/>
    <w:rsid w:val="0099752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uiPriority w:val="99"/>
    <w:semiHidden/>
    <w:rsid w:val="00997529"/>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23241"/>
    <w:pPr>
      <w:tabs>
        <w:tab w:val="left" w:pos="380"/>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80E4A-589F-104A-A742-505FD7047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17</Pages>
  <Words>13202</Words>
  <Characters>75253</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Scott Savoca</dc:creator>
  <cp:keywords/>
  <dc:description/>
  <cp:lastModifiedBy>Coffin, Scott@OEHHA</cp:lastModifiedBy>
  <cp:revision>13</cp:revision>
  <dcterms:created xsi:type="dcterms:W3CDTF">2026-09-04T21:02:00Z</dcterms:created>
  <dcterms:modified xsi:type="dcterms:W3CDTF">2026-09-26T00:16:00Z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id="PTjFJvjO"/&gt;&lt;style id="http://www.zotero.org/styles/environmental-science-and-technology" hasBibliography="1" bibliographyStyleHasBeenSet="1"/&gt;&lt;prefs&gt;&lt;pref name="fieldType" value="Field"/&gt;&lt;/prefs&gt;</vt:lpwstr>
  </property>
  <property fmtid="{D5CDD505-2E9C-101B-9397-08002B2CF9AE}" pid="3" name="ZOTERO_PREF_2">
    <vt:lpwstr>&lt;/data&gt;</vt:lpwstr>
  </property>
</Properties>
</file>